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416E24" w14:textId="262713E2" w:rsidR="00EB7076" w:rsidRDefault="00EB7076" w:rsidP="00987064">
      <w:pPr>
        <w:pStyle w:val="Title"/>
      </w:pPr>
      <w:bookmarkStart w:id="0" w:name="_GoBack"/>
      <w:bookmarkEnd w:id="0"/>
      <w:r w:rsidRPr="00E45A86">
        <w:t>Summary of the 202</w:t>
      </w:r>
      <w:r w:rsidR="00425C97">
        <w:t>4</w:t>
      </w:r>
      <w:r w:rsidR="00987064">
        <w:t xml:space="preserve"> Recommended Model </w:t>
      </w:r>
      <w:r w:rsidR="0060280C">
        <w:t>Alternatives</w:t>
      </w:r>
      <w:r w:rsidR="00987064">
        <w:t xml:space="preserve"> for </w:t>
      </w:r>
      <w:r w:rsidRPr="00E45A86">
        <w:t xml:space="preserve">Gulf of Alaska Pacific </w:t>
      </w:r>
      <w:r w:rsidR="00987064">
        <w:t>cod</w:t>
      </w:r>
    </w:p>
    <w:p w14:paraId="5E4B99AC" w14:textId="14E5A275" w:rsidR="00EB7076" w:rsidRPr="00711F03" w:rsidRDefault="00EB7076" w:rsidP="00EB7076">
      <w:pPr>
        <w:jc w:val="center"/>
        <w:rPr>
          <w:sz w:val="24"/>
          <w:szCs w:val="24"/>
        </w:rPr>
      </w:pPr>
      <w:r w:rsidRPr="00711F03">
        <w:rPr>
          <w:sz w:val="24"/>
          <w:szCs w:val="24"/>
        </w:rPr>
        <w:t>Pete Hulson</w:t>
      </w:r>
      <w:r w:rsidR="000313FD" w:rsidRPr="00711F03">
        <w:rPr>
          <w:sz w:val="24"/>
          <w:szCs w:val="24"/>
        </w:rPr>
        <w:t>, Steve Barbeaux, and Ingrid Spies</w:t>
      </w:r>
    </w:p>
    <w:p w14:paraId="022B3E10" w14:textId="447A9D08" w:rsidR="00EB7076" w:rsidRDefault="00EB7076" w:rsidP="00EB7076">
      <w:pPr>
        <w:jc w:val="center"/>
        <w:rPr>
          <w:rFonts w:ascii="Cambria" w:hAnsi="Cambria"/>
          <w:sz w:val="24"/>
          <w:szCs w:val="24"/>
        </w:rPr>
      </w:pPr>
    </w:p>
    <w:p w14:paraId="4904BD3B" w14:textId="77777777" w:rsidR="00987064" w:rsidRDefault="00987064" w:rsidP="00987064">
      <w:pPr>
        <w:pStyle w:val="Heading1"/>
        <w:pBdr>
          <w:top w:val="nil"/>
          <w:left w:val="nil"/>
          <w:bottom w:val="nil"/>
          <w:right w:val="nil"/>
          <w:between w:val="nil"/>
        </w:pBdr>
      </w:pPr>
      <w:r>
        <w:t>Executive Summary</w:t>
      </w:r>
    </w:p>
    <w:p w14:paraId="3FBC08E2" w14:textId="6A2B5CBE" w:rsidR="000313FD" w:rsidRPr="00AA7891" w:rsidRDefault="00425C97" w:rsidP="00987064">
      <w:pPr>
        <w:jc w:val="left"/>
        <w:rPr>
          <w:sz w:val="24"/>
          <w:szCs w:val="24"/>
        </w:rPr>
      </w:pPr>
      <w:r w:rsidRPr="00AA7891">
        <w:rPr>
          <w:sz w:val="24"/>
          <w:szCs w:val="24"/>
        </w:rPr>
        <w:t>The</w:t>
      </w:r>
      <w:r w:rsidR="000313FD" w:rsidRPr="00AA7891">
        <w:rPr>
          <w:sz w:val="24"/>
          <w:szCs w:val="24"/>
        </w:rPr>
        <w:t xml:space="preserve"> </w:t>
      </w:r>
      <w:r w:rsidRPr="00AA7891">
        <w:rPr>
          <w:sz w:val="24"/>
          <w:szCs w:val="24"/>
        </w:rPr>
        <w:t>explored</w:t>
      </w:r>
      <w:r w:rsidR="000313FD" w:rsidRPr="00AA7891">
        <w:rPr>
          <w:sz w:val="24"/>
          <w:szCs w:val="24"/>
        </w:rPr>
        <w:t xml:space="preserve"> model </w:t>
      </w:r>
      <w:r w:rsidR="0060280C" w:rsidRPr="00AA7891">
        <w:rPr>
          <w:sz w:val="24"/>
          <w:szCs w:val="24"/>
        </w:rPr>
        <w:t>alternatives</w:t>
      </w:r>
      <w:r w:rsidRPr="00AA7891">
        <w:rPr>
          <w:sz w:val="24"/>
          <w:szCs w:val="24"/>
        </w:rPr>
        <w:t xml:space="preserve"> for the 2024</w:t>
      </w:r>
      <w:r w:rsidR="000313FD" w:rsidRPr="00AA7891">
        <w:rPr>
          <w:sz w:val="24"/>
          <w:szCs w:val="24"/>
        </w:rPr>
        <w:t xml:space="preserve"> assessment of Gulf of Alaska (GOA) Pacific cod</w:t>
      </w:r>
      <w:r w:rsidRPr="00AA7891">
        <w:rPr>
          <w:sz w:val="24"/>
          <w:szCs w:val="24"/>
        </w:rPr>
        <w:t xml:space="preserve"> involve changes to input data.</w:t>
      </w:r>
      <w:r w:rsidR="000313FD" w:rsidRPr="00AA7891">
        <w:rPr>
          <w:sz w:val="24"/>
          <w:szCs w:val="24"/>
        </w:rPr>
        <w:t xml:space="preserve"> </w:t>
      </w:r>
      <w:r w:rsidRPr="00AA7891">
        <w:rPr>
          <w:sz w:val="24"/>
          <w:szCs w:val="24"/>
        </w:rPr>
        <w:t>T</w:t>
      </w:r>
      <w:r w:rsidR="00FA33F6" w:rsidRPr="00AA7891">
        <w:rPr>
          <w:sz w:val="24"/>
          <w:szCs w:val="24"/>
        </w:rPr>
        <w:t>he</w:t>
      </w:r>
      <w:r w:rsidRPr="00AA7891">
        <w:rPr>
          <w:sz w:val="24"/>
          <w:szCs w:val="24"/>
        </w:rPr>
        <w:t xml:space="preserve"> changes</w:t>
      </w:r>
      <w:r w:rsidR="00FA33F6" w:rsidRPr="00AA7891">
        <w:rPr>
          <w:sz w:val="24"/>
          <w:szCs w:val="24"/>
        </w:rPr>
        <w:t xml:space="preserve"> implemented in the model alternatives include correcting errors in data input files, improving model consistency with other</w:t>
      </w:r>
      <w:r w:rsidR="00D9256C" w:rsidRPr="00AA7891">
        <w:rPr>
          <w:sz w:val="24"/>
          <w:szCs w:val="24"/>
        </w:rPr>
        <w:t xml:space="preserve"> AFSC</w:t>
      </w:r>
      <w:r w:rsidR="00FA33F6" w:rsidRPr="00AA7891">
        <w:rPr>
          <w:sz w:val="24"/>
          <w:szCs w:val="24"/>
        </w:rPr>
        <w:t xml:space="preserve"> cod assessments, updating important data input parameters, simplifying fishery length composition expansion methods, and improving model efficiency.</w:t>
      </w:r>
      <w:r w:rsidR="00AA7891" w:rsidRPr="00AA7891">
        <w:rPr>
          <w:sz w:val="24"/>
          <w:szCs w:val="24"/>
        </w:rPr>
        <w:t xml:space="preserve"> </w:t>
      </w:r>
      <w:r w:rsidR="00FA33F6" w:rsidRPr="00AA7891">
        <w:rPr>
          <w:sz w:val="24"/>
          <w:szCs w:val="24"/>
        </w:rPr>
        <w:t>Ultimately, the model</w:t>
      </w:r>
      <w:r w:rsidR="00CF63B7" w:rsidRPr="00AA7891">
        <w:rPr>
          <w:sz w:val="24"/>
          <w:szCs w:val="24"/>
        </w:rPr>
        <w:t>s</w:t>
      </w:r>
      <w:r w:rsidR="00FA33F6" w:rsidRPr="00AA7891">
        <w:rPr>
          <w:sz w:val="24"/>
          <w:szCs w:val="24"/>
        </w:rPr>
        <w:t xml:space="preserve"> we recommend be presented for consideration at the November Groundfish Plan Team</w:t>
      </w:r>
      <w:r w:rsidR="000313FD" w:rsidRPr="00AA7891">
        <w:rPr>
          <w:sz w:val="24"/>
          <w:szCs w:val="24"/>
        </w:rPr>
        <w:t xml:space="preserve"> result</w:t>
      </w:r>
      <w:r w:rsidR="00FA33F6" w:rsidRPr="00AA7891">
        <w:rPr>
          <w:sz w:val="24"/>
          <w:szCs w:val="24"/>
        </w:rPr>
        <w:t>s</w:t>
      </w:r>
      <w:r w:rsidR="000313FD" w:rsidRPr="00AA7891">
        <w:rPr>
          <w:sz w:val="24"/>
          <w:szCs w:val="24"/>
        </w:rPr>
        <w:t xml:space="preserve"> in improvements as compared t</w:t>
      </w:r>
      <w:r w:rsidR="00FA33F6" w:rsidRPr="00AA7891">
        <w:rPr>
          <w:sz w:val="24"/>
          <w:szCs w:val="24"/>
        </w:rPr>
        <w:t>o the accepted model in 2023 (model 2019.1b</w:t>
      </w:r>
      <w:r w:rsidR="000313FD" w:rsidRPr="00AA7891">
        <w:rPr>
          <w:sz w:val="24"/>
          <w:szCs w:val="24"/>
        </w:rPr>
        <w:t>)</w:t>
      </w:r>
      <w:r w:rsidR="0060280C" w:rsidRPr="00AA7891">
        <w:rPr>
          <w:sz w:val="24"/>
          <w:szCs w:val="24"/>
        </w:rPr>
        <w:t>.</w:t>
      </w:r>
    </w:p>
    <w:p w14:paraId="1C91E1E5" w14:textId="34D89B53" w:rsidR="00AA7891" w:rsidRPr="00AA7891" w:rsidRDefault="00AA7891" w:rsidP="00987064">
      <w:pPr>
        <w:jc w:val="left"/>
        <w:rPr>
          <w:sz w:val="24"/>
          <w:szCs w:val="24"/>
        </w:rPr>
      </w:pPr>
      <w:r w:rsidRPr="00AA7891">
        <w:rPr>
          <w:sz w:val="24"/>
          <w:szCs w:val="24"/>
        </w:rPr>
        <w:t>Including the AFSC longline survey within the REMA model for appor</w:t>
      </w:r>
      <w:r w:rsidR="00AF0231">
        <w:rPr>
          <w:sz w:val="24"/>
          <w:szCs w:val="24"/>
        </w:rPr>
        <w:t xml:space="preserve">tionment was also explored, </w:t>
      </w:r>
      <w:r w:rsidRPr="00AA7891">
        <w:rPr>
          <w:sz w:val="24"/>
          <w:szCs w:val="24"/>
        </w:rPr>
        <w:t>the results of which are presented here. We recommend development of the REMA model to include an environmental l</w:t>
      </w:r>
      <w:r>
        <w:rPr>
          <w:sz w:val="24"/>
          <w:szCs w:val="24"/>
        </w:rPr>
        <w:t>ink with the scaling parameters</w:t>
      </w:r>
      <w:r w:rsidRPr="00AA7891">
        <w:rPr>
          <w:sz w:val="24"/>
          <w:szCs w:val="24"/>
        </w:rPr>
        <w:t xml:space="preserve"> and further development </w:t>
      </w:r>
      <w:r>
        <w:rPr>
          <w:sz w:val="24"/>
          <w:szCs w:val="24"/>
        </w:rPr>
        <w:t xml:space="preserve">of </w:t>
      </w:r>
      <w:r w:rsidRPr="00AA7891">
        <w:rPr>
          <w:sz w:val="24"/>
          <w:szCs w:val="24"/>
        </w:rPr>
        <w:t>environmental</w:t>
      </w:r>
      <w:r>
        <w:rPr>
          <w:sz w:val="24"/>
          <w:szCs w:val="24"/>
        </w:rPr>
        <w:t xml:space="preserve"> indices</w:t>
      </w:r>
      <w:r w:rsidRPr="00AA7891">
        <w:rPr>
          <w:sz w:val="24"/>
          <w:szCs w:val="24"/>
        </w:rPr>
        <w:t xml:space="preserve"> for each sub-region within the GOA</w:t>
      </w:r>
      <w:r>
        <w:rPr>
          <w:sz w:val="24"/>
          <w:szCs w:val="24"/>
        </w:rPr>
        <w:t xml:space="preserve"> prior to integration of the AFSC longline survey within the REMA model. We make this recommendation to avoid introducing unnecessary variability in the apportionment estimates among sub-regions that may be reduced once these developments are completed.</w:t>
      </w:r>
      <w:r w:rsidRPr="00AA7891">
        <w:rPr>
          <w:sz w:val="24"/>
          <w:szCs w:val="24"/>
        </w:rPr>
        <w:t xml:space="preserve"> </w:t>
      </w:r>
    </w:p>
    <w:p w14:paraId="30E8813A" w14:textId="53A9552F" w:rsidR="000313FD" w:rsidRDefault="000313FD" w:rsidP="000313FD">
      <w:pPr>
        <w:pStyle w:val="Heading1"/>
        <w:pBdr>
          <w:top w:val="nil"/>
          <w:left w:val="nil"/>
          <w:bottom w:val="nil"/>
          <w:right w:val="nil"/>
          <w:between w:val="nil"/>
        </w:pBdr>
      </w:pPr>
      <w:r>
        <w:t>Data</w:t>
      </w:r>
    </w:p>
    <w:p w14:paraId="1546CAE7" w14:textId="3AD4B4D2" w:rsidR="008E5437" w:rsidRDefault="00546D11" w:rsidP="000313FD">
      <w:pPr>
        <w:jc w:val="left"/>
        <w:rPr>
          <w:sz w:val="24"/>
          <w:szCs w:val="24"/>
        </w:rPr>
      </w:pPr>
      <w:r>
        <w:rPr>
          <w:sz w:val="24"/>
          <w:szCs w:val="24"/>
        </w:rPr>
        <w:t>An advancement made in this year’s GOA cod assessment included re-development of the R</w:t>
      </w:r>
      <w:r w:rsidR="008E5437">
        <w:rPr>
          <w:sz w:val="24"/>
          <w:szCs w:val="24"/>
        </w:rPr>
        <w:t>-</w:t>
      </w:r>
      <w:r>
        <w:rPr>
          <w:sz w:val="24"/>
          <w:szCs w:val="24"/>
        </w:rPr>
        <w:t>programming code used to query and construct data files used in the model.</w:t>
      </w:r>
      <w:r w:rsidR="006A0382">
        <w:rPr>
          <w:sz w:val="24"/>
          <w:szCs w:val="24"/>
        </w:rPr>
        <w:t xml:space="preserve"> </w:t>
      </w:r>
      <w:r w:rsidR="008B2EF3">
        <w:rPr>
          <w:sz w:val="24"/>
          <w:szCs w:val="24"/>
        </w:rPr>
        <w:t>The</w:t>
      </w:r>
      <w:r w:rsidR="008B2EF3" w:rsidRPr="008B2EF3">
        <w:rPr>
          <w:sz w:val="24"/>
          <w:szCs w:val="24"/>
        </w:rPr>
        <w:t xml:space="preserve"> historical code was refactored</w:t>
      </w:r>
      <w:r w:rsidR="00D9256C">
        <w:rPr>
          <w:sz w:val="24"/>
          <w:szCs w:val="24"/>
        </w:rPr>
        <w:t xml:space="preserve"> for clarity, to align with ongoing efforts to streamline this assessments code base</w:t>
      </w:r>
      <w:r w:rsidR="008E5437">
        <w:rPr>
          <w:sz w:val="24"/>
          <w:szCs w:val="24"/>
        </w:rPr>
        <w:t>,</w:t>
      </w:r>
      <w:r w:rsidR="008B2EF3">
        <w:rPr>
          <w:sz w:val="24"/>
          <w:szCs w:val="24"/>
        </w:rPr>
        <w:t xml:space="preserve"> to</w:t>
      </w:r>
      <w:r w:rsidR="008E5437">
        <w:rPr>
          <w:sz w:val="24"/>
          <w:szCs w:val="24"/>
        </w:rPr>
        <w:t xml:space="preserve"> include documentation that describes the important steps in calculations,</w:t>
      </w:r>
      <w:r w:rsidR="006A0382">
        <w:rPr>
          <w:sz w:val="24"/>
          <w:szCs w:val="24"/>
        </w:rPr>
        <w:t xml:space="preserve"> and to integrate with current efforts to develop R-packages for data querying, specifically to integrate with the afscdata R-package.</w:t>
      </w:r>
      <w:r>
        <w:rPr>
          <w:sz w:val="24"/>
          <w:szCs w:val="24"/>
        </w:rPr>
        <w:t xml:space="preserve"> Part of this re-development involved transitioning the querying </w:t>
      </w:r>
      <w:r w:rsidR="00A16855">
        <w:rPr>
          <w:sz w:val="24"/>
          <w:szCs w:val="24"/>
        </w:rPr>
        <w:t xml:space="preserve">of </w:t>
      </w:r>
      <w:r>
        <w:rPr>
          <w:sz w:val="24"/>
          <w:szCs w:val="24"/>
        </w:rPr>
        <w:t>data tables housed</w:t>
      </w:r>
      <w:r w:rsidR="00A16855">
        <w:rPr>
          <w:sz w:val="24"/>
          <w:szCs w:val="24"/>
        </w:rPr>
        <w:t xml:space="preserve"> in both the AFSC and AK Fisheries Information Network (AKFIN) databases to only querying data from the AKFIN database. </w:t>
      </w:r>
    </w:p>
    <w:p w14:paraId="5B96267A" w14:textId="5C0AE7C3" w:rsidR="000313FD" w:rsidRPr="00711F03" w:rsidRDefault="00A16855" w:rsidP="000313FD">
      <w:pPr>
        <w:jc w:val="left"/>
        <w:rPr>
          <w:sz w:val="24"/>
          <w:szCs w:val="24"/>
        </w:rPr>
      </w:pPr>
      <w:r>
        <w:rPr>
          <w:sz w:val="24"/>
          <w:szCs w:val="24"/>
        </w:rPr>
        <w:t xml:space="preserve">It is normally the case </w:t>
      </w:r>
      <w:r w:rsidR="006A0382">
        <w:rPr>
          <w:sz w:val="24"/>
          <w:szCs w:val="24"/>
        </w:rPr>
        <w:t>that</w:t>
      </w:r>
      <w:r>
        <w:rPr>
          <w:sz w:val="24"/>
          <w:szCs w:val="24"/>
        </w:rPr>
        <w:t xml:space="preserve"> the models presented at the September Ground</w:t>
      </w:r>
      <w:r w:rsidR="00D9256C">
        <w:rPr>
          <w:sz w:val="24"/>
          <w:szCs w:val="24"/>
        </w:rPr>
        <w:t>fish Plan Team meeting only use</w:t>
      </w:r>
      <w:r>
        <w:rPr>
          <w:sz w:val="24"/>
          <w:szCs w:val="24"/>
        </w:rPr>
        <w:t xml:space="preserve"> data through the last full assessment. However, because of the differences in data sources used in the re-developed R-scripts</w:t>
      </w:r>
      <w:r w:rsidR="008B2EF3">
        <w:rPr>
          <w:sz w:val="24"/>
          <w:szCs w:val="24"/>
        </w:rPr>
        <w:t>,</w:t>
      </w:r>
      <w:r>
        <w:rPr>
          <w:sz w:val="24"/>
          <w:szCs w:val="24"/>
        </w:rPr>
        <w:t xml:space="preserve"> to follow this guideline additional </w:t>
      </w:r>
      <w:r w:rsidR="00CF63B7">
        <w:rPr>
          <w:sz w:val="24"/>
          <w:szCs w:val="24"/>
        </w:rPr>
        <w:t>functionality</w:t>
      </w:r>
      <w:r>
        <w:rPr>
          <w:sz w:val="24"/>
          <w:szCs w:val="24"/>
        </w:rPr>
        <w:t xml:space="preserve"> would </w:t>
      </w:r>
      <w:r w:rsidR="006A0382">
        <w:rPr>
          <w:sz w:val="24"/>
          <w:szCs w:val="24"/>
        </w:rPr>
        <w:t xml:space="preserve">have </w:t>
      </w:r>
      <w:r>
        <w:rPr>
          <w:sz w:val="24"/>
          <w:szCs w:val="24"/>
        </w:rPr>
        <w:t>need</w:t>
      </w:r>
      <w:r w:rsidR="006A0382">
        <w:rPr>
          <w:sz w:val="24"/>
          <w:szCs w:val="24"/>
        </w:rPr>
        <w:t>ed</w:t>
      </w:r>
      <w:r>
        <w:rPr>
          <w:sz w:val="24"/>
          <w:szCs w:val="24"/>
        </w:rPr>
        <w:t xml:space="preserve"> to be developed in order to filter data to match exactly with what was used in the 2023 assessment. </w:t>
      </w:r>
      <w:r w:rsidR="006A0382">
        <w:rPr>
          <w:sz w:val="24"/>
          <w:szCs w:val="24"/>
        </w:rPr>
        <w:t xml:space="preserve">This additional </w:t>
      </w:r>
      <w:r w:rsidR="00CF63B7">
        <w:rPr>
          <w:sz w:val="24"/>
          <w:szCs w:val="24"/>
        </w:rPr>
        <w:t>functionality</w:t>
      </w:r>
      <w:r w:rsidR="006A0382">
        <w:rPr>
          <w:sz w:val="24"/>
          <w:szCs w:val="24"/>
        </w:rPr>
        <w:t xml:space="preserve"> development was not underta</w:t>
      </w:r>
      <w:r w:rsidR="008B2EF3">
        <w:rPr>
          <w:sz w:val="24"/>
          <w:szCs w:val="24"/>
        </w:rPr>
        <w:t>ken for two primary reasons: (1) it did not seem like a reasonable use of assessment authors’ time to develop this code that would only be used for this single assessment cycle, and (2) there were no surveys conducted in the GOA in 2024, thus, the model will not be updated with any population index data</w:t>
      </w:r>
      <w:r w:rsidR="00CF63B7">
        <w:rPr>
          <w:sz w:val="24"/>
          <w:szCs w:val="24"/>
        </w:rPr>
        <w:t xml:space="preserve"> and the only data updated thus far in 2024 was fishery catch and length composition</w:t>
      </w:r>
      <w:r w:rsidR="008B2EF3">
        <w:rPr>
          <w:sz w:val="24"/>
          <w:szCs w:val="24"/>
        </w:rPr>
        <w:t>. For these reasons</w:t>
      </w:r>
      <w:r w:rsidR="006A0382">
        <w:rPr>
          <w:sz w:val="24"/>
          <w:szCs w:val="24"/>
        </w:rPr>
        <w:t xml:space="preserve">, the model alternatives presented here include updated data through the beginning of September 2024. </w:t>
      </w:r>
      <w:r w:rsidR="008B2EF3">
        <w:rPr>
          <w:sz w:val="24"/>
          <w:szCs w:val="24"/>
        </w:rPr>
        <w:t>As w</w:t>
      </w:r>
      <w:r w:rsidR="00AA7891">
        <w:rPr>
          <w:sz w:val="24"/>
          <w:szCs w:val="24"/>
        </w:rPr>
        <w:t>ill</w:t>
      </w:r>
      <w:r w:rsidR="008B2EF3">
        <w:rPr>
          <w:sz w:val="24"/>
          <w:szCs w:val="24"/>
        </w:rPr>
        <w:t xml:space="preserve"> be done in the November SAFE document, in the following table we highlight the data that has been added since the last full assessment</w:t>
      </w:r>
      <w:r w:rsidR="00AA7891">
        <w:rPr>
          <w:sz w:val="24"/>
          <w:szCs w:val="24"/>
        </w:rPr>
        <w:t xml:space="preserve"> </w:t>
      </w:r>
      <w:r w:rsidR="00CF63B7">
        <w:rPr>
          <w:sz w:val="24"/>
          <w:szCs w:val="24"/>
        </w:rPr>
        <w:t xml:space="preserve">and </w:t>
      </w:r>
      <w:r w:rsidR="00AA7891">
        <w:rPr>
          <w:sz w:val="24"/>
          <w:szCs w:val="24"/>
        </w:rPr>
        <w:t>included</w:t>
      </w:r>
      <w:r w:rsidR="00CF63B7">
        <w:rPr>
          <w:sz w:val="24"/>
          <w:szCs w:val="24"/>
        </w:rPr>
        <w:t xml:space="preserve"> in the model alternatives presented here</w:t>
      </w:r>
      <w:r w:rsidR="00AA7891" w:rsidRPr="00AA7891">
        <w:rPr>
          <w:sz w:val="24"/>
          <w:szCs w:val="24"/>
        </w:rPr>
        <w:t xml:space="preserve"> </w:t>
      </w:r>
      <w:r w:rsidR="00AA7891">
        <w:rPr>
          <w:sz w:val="24"/>
          <w:szCs w:val="24"/>
        </w:rPr>
        <w:t>in bold font</w:t>
      </w:r>
      <w:r w:rsidR="008B2EF3">
        <w:rPr>
          <w:sz w:val="24"/>
          <w:szCs w:val="24"/>
        </w:rPr>
        <w:t>:</w:t>
      </w:r>
    </w:p>
    <w:p w14:paraId="7FE15E41" w14:textId="77777777" w:rsidR="000313FD" w:rsidRPr="00711F03" w:rsidRDefault="000313FD" w:rsidP="000313FD">
      <w:pPr>
        <w:jc w:val="left"/>
        <w:rPr>
          <w:sz w:val="24"/>
          <w:szCs w:val="24"/>
        </w:rPr>
      </w:pP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4623"/>
        <w:gridCol w:w="1517"/>
        <w:gridCol w:w="1781"/>
        <w:gridCol w:w="1429"/>
      </w:tblGrid>
      <w:tr w:rsidR="000313FD" w:rsidRPr="00711F03" w14:paraId="6BB4371A" w14:textId="77777777" w:rsidTr="00A81834">
        <w:tc>
          <w:tcPr>
            <w:tcW w:w="4623" w:type="dxa"/>
            <w:shd w:val="clear" w:color="auto" w:fill="auto"/>
            <w:vAlign w:val="center"/>
          </w:tcPr>
          <w:p w14:paraId="2D525DD9" w14:textId="77777777" w:rsidR="000313FD" w:rsidRPr="00711F03" w:rsidRDefault="000313FD" w:rsidP="00A81834">
            <w:pPr>
              <w:keepNext/>
              <w:spacing w:after="0"/>
              <w:rPr>
                <w:b/>
                <w:sz w:val="24"/>
                <w:szCs w:val="24"/>
              </w:rPr>
            </w:pPr>
            <w:r w:rsidRPr="00711F03">
              <w:rPr>
                <w:b/>
                <w:sz w:val="24"/>
                <w:szCs w:val="24"/>
              </w:rPr>
              <w:t>Data</w:t>
            </w:r>
          </w:p>
        </w:tc>
        <w:tc>
          <w:tcPr>
            <w:tcW w:w="1517" w:type="dxa"/>
            <w:shd w:val="clear" w:color="auto" w:fill="auto"/>
            <w:vAlign w:val="center"/>
          </w:tcPr>
          <w:p w14:paraId="4BE711DE" w14:textId="77777777" w:rsidR="000313FD" w:rsidRPr="00711F03" w:rsidRDefault="000313FD" w:rsidP="00A81834">
            <w:pPr>
              <w:keepNext/>
              <w:spacing w:after="0"/>
              <w:rPr>
                <w:b/>
                <w:sz w:val="24"/>
                <w:szCs w:val="24"/>
              </w:rPr>
            </w:pPr>
            <w:r w:rsidRPr="00711F03">
              <w:rPr>
                <w:b/>
                <w:sz w:val="24"/>
                <w:szCs w:val="24"/>
              </w:rPr>
              <w:t>Source</w:t>
            </w:r>
          </w:p>
        </w:tc>
        <w:tc>
          <w:tcPr>
            <w:tcW w:w="1781" w:type="dxa"/>
            <w:shd w:val="clear" w:color="auto" w:fill="auto"/>
            <w:vAlign w:val="center"/>
          </w:tcPr>
          <w:p w14:paraId="7AA548C9" w14:textId="77777777" w:rsidR="000313FD" w:rsidRPr="00711F03" w:rsidRDefault="000313FD" w:rsidP="00A81834">
            <w:pPr>
              <w:keepNext/>
              <w:spacing w:after="0"/>
              <w:rPr>
                <w:b/>
                <w:sz w:val="24"/>
                <w:szCs w:val="24"/>
              </w:rPr>
            </w:pPr>
            <w:r w:rsidRPr="00711F03">
              <w:rPr>
                <w:b/>
                <w:sz w:val="24"/>
                <w:szCs w:val="24"/>
              </w:rPr>
              <w:t>Type</w:t>
            </w:r>
          </w:p>
        </w:tc>
        <w:tc>
          <w:tcPr>
            <w:tcW w:w="1429" w:type="dxa"/>
            <w:shd w:val="clear" w:color="auto" w:fill="auto"/>
            <w:vAlign w:val="center"/>
          </w:tcPr>
          <w:p w14:paraId="31E650BD" w14:textId="77777777" w:rsidR="000313FD" w:rsidRPr="00711F03" w:rsidRDefault="000313FD" w:rsidP="00A81834">
            <w:pPr>
              <w:keepNext/>
              <w:spacing w:after="0"/>
              <w:rPr>
                <w:b/>
                <w:sz w:val="24"/>
                <w:szCs w:val="24"/>
              </w:rPr>
            </w:pPr>
            <w:r w:rsidRPr="00711F03">
              <w:rPr>
                <w:b/>
                <w:sz w:val="24"/>
                <w:szCs w:val="24"/>
              </w:rPr>
              <w:t>Years</w:t>
            </w:r>
          </w:p>
        </w:tc>
      </w:tr>
      <w:tr w:rsidR="000313FD" w:rsidRPr="00711F03" w14:paraId="26C2308A" w14:textId="77777777" w:rsidTr="00A81834">
        <w:tc>
          <w:tcPr>
            <w:tcW w:w="4623" w:type="dxa"/>
            <w:shd w:val="clear" w:color="auto" w:fill="auto"/>
            <w:vAlign w:val="center"/>
          </w:tcPr>
          <w:p w14:paraId="7BB2D57B" w14:textId="5F2A9476" w:rsidR="000313FD" w:rsidRPr="00711F03" w:rsidRDefault="000313FD" w:rsidP="00A81834">
            <w:pPr>
              <w:keepNext/>
              <w:spacing w:after="0"/>
              <w:rPr>
                <w:sz w:val="24"/>
                <w:szCs w:val="24"/>
              </w:rPr>
            </w:pPr>
            <w:r w:rsidRPr="00711F03">
              <w:rPr>
                <w:sz w:val="24"/>
                <w:szCs w:val="24"/>
              </w:rPr>
              <w:t>Federal and state fishery catch, by gear type</w:t>
            </w:r>
            <w:r w:rsidR="005843FB">
              <w:rPr>
                <w:sz w:val="24"/>
                <w:szCs w:val="24"/>
              </w:rPr>
              <w:t xml:space="preserve"> (trawl, longline, and pot)</w:t>
            </w:r>
            <w:r w:rsidRPr="00711F03">
              <w:rPr>
                <w:sz w:val="24"/>
                <w:szCs w:val="24"/>
              </w:rPr>
              <w:t xml:space="preserve"> </w:t>
            </w:r>
          </w:p>
        </w:tc>
        <w:tc>
          <w:tcPr>
            <w:tcW w:w="1517" w:type="dxa"/>
            <w:shd w:val="clear" w:color="auto" w:fill="auto"/>
            <w:vAlign w:val="center"/>
          </w:tcPr>
          <w:p w14:paraId="16B4C566" w14:textId="77777777" w:rsidR="000313FD" w:rsidRPr="00711F03" w:rsidRDefault="000313FD" w:rsidP="00A81834">
            <w:pPr>
              <w:keepNext/>
              <w:spacing w:after="0"/>
              <w:rPr>
                <w:sz w:val="24"/>
                <w:szCs w:val="24"/>
              </w:rPr>
            </w:pPr>
            <w:r w:rsidRPr="00711F03">
              <w:rPr>
                <w:sz w:val="24"/>
                <w:szCs w:val="24"/>
              </w:rPr>
              <w:t>AKFIN</w:t>
            </w:r>
          </w:p>
        </w:tc>
        <w:tc>
          <w:tcPr>
            <w:tcW w:w="1781" w:type="dxa"/>
            <w:shd w:val="clear" w:color="auto" w:fill="auto"/>
            <w:vAlign w:val="center"/>
          </w:tcPr>
          <w:p w14:paraId="30059B52" w14:textId="1C5FF161" w:rsidR="000313FD" w:rsidRPr="00711F03" w:rsidRDefault="00724B38" w:rsidP="00724B38">
            <w:pPr>
              <w:keepNext/>
              <w:spacing w:after="0"/>
              <w:jc w:val="left"/>
              <w:rPr>
                <w:sz w:val="24"/>
                <w:szCs w:val="24"/>
              </w:rPr>
            </w:pPr>
            <w:r>
              <w:rPr>
                <w:sz w:val="24"/>
                <w:szCs w:val="24"/>
              </w:rPr>
              <w:t>M</w:t>
            </w:r>
            <w:r w:rsidR="000313FD" w:rsidRPr="00711F03">
              <w:rPr>
                <w:sz w:val="24"/>
                <w:szCs w:val="24"/>
              </w:rPr>
              <w:t>etric tons</w:t>
            </w:r>
          </w:p>
        </w:tc>
        <w:tc>
          <w:tcPr>
            <w:tcW w:w="1429" w:type="dxa"/>
            <w:shd w:val="clear" w:color="auto" w:fill="auto"/>
            <w:vAlign w:val="center"/>
          </w:tcPr>
          <w:p w14:paraId="62245448" w14:textId="70B371CC" w:rsidR="000313FD" w:rsidRPr="00711F03" w:rsidRDefault="008B2EF3" w:rsidP="008B2EF3">
            <w:pPr>
              <w:keepNext/>
              <w:spacing w:after="0"/>
              <w:rPr>
                <w:sz w:val="24"/>
                <w:szCs w:val="24"/>
              </w:rPr>
            </w:pPr>
            <w:r>
              <w:rPr>
                <w:sz w:val="24"/>
                <w:szCs w:val="24"/>
              </w:rPr>
              <w:t xml:space="preserve">1977 – </w:t>
            </w:r>
            <w:r w:rsidRPr="008B2EF3">
              <w:rPr>
                <w:b/>
                <w:sz w:val="24"/>
                <w:szCs w:val="24"/>
              </w:rPr>
              <w:t>2024</w:t>
            </w:r>
          </w:p>
        </w:tc>
      </w:tr>
      <w:tr w:rsidR="000313FD" w:rsidRPr="00711F03" w14:paraId="03C827BD" w14:textId="77777777" w:rsidTr="00A81834">
        <w:tc>
          <w:tcPr>
            <w:tcW w:w="4623" w:type="dxa"/>
            <w:shd w:val="clear" w:color="auto" w:fill="auto"/>
            <w:vAlign w:val="center"/>
          </w:tcPr>
          <w:p w14:paraId="02CCE492" w14:textId="77777777" w:rsidR="000313FD" w:rsidRPr="00711F03" w:rsidRDefault="000313FD" w:rsidP="00A81834">
            <w:pPr>
              <w:keepNext/>
              <w:spacing w:after="0"/>
              <w:rPr>
                <w:sz w:val="24"/>
                <w:szCs w:val="24"/>
              </w:rPr>
            </w:pPr>
            <w:r w:rsidRPr="00711F03">
              <w:rPr>
                <w:sz w:val="24"/>
                <w:szCs w:val="24"/>
              </w:rPr>
              <w:t xml:space="preserve">Federal and state fishery catch-at-length, by gear type </w:t>
            </w:r>
          </w:p>
        </w:tc>
        <w:tc>
          <w:tcPr>
            <w:tcW w:w="1517" w:type="dxa"/>
            <w:shd w:val="clear" w:color="auto" w:fill="auto"/>
            <w:vAlign w:val="center"/>
          </w:tcPr>
          <w:p w14:paraId="09695EA1" w14:textId="4D8CE10E" w:rsidR="000313FD" w:rsidRPr="00711F03" w:rsidRDefault="00724B38" w:rsidP="00724B38">
            <w:pPr>
              <w:keepNext/>
              <w:spacing w:after="0"/>
              <w:rPr>
                <w:sz w:val="24"/>
                <w:szCs w:val="24"/>
              </w:rPr>
            </w:pPr>
            <w:r>
              <w:rPr>
                <w:sz w:val="24"/>
                <w:szCs w:val="24"/>
              </w:rPr>
              <w:t>AKFIN,</w:t>
            </w:r>
            <w:r w:rsidR="000313FD" w:rsidRPr="00711F03">
              <w:rPr>
                <w:sz w:val="24"/>
                <w:szCs w:val="24"/>
              </w:rPr>
              <w:t xml:space="preserve"> ADF&amp;G</w:t>
            </w:r>
          </w:p>
        </w:tc>
        <w:tc>
          <w:tcPr>
            <w:tcW w:w="1781" w:type="dxa"/>
            <w:shd w:val="clear" w:color="auto" w:fill="auto"/>
            <w:vAlign w:val="center"/>
          </w:tcPr>
          <w:p w14:paraId="2A5FF2B3" w14:textId="6438CFDC" w:rsidR="000313FD" w:rsidRPr="00711F03" w:rsidRDefault="00724B38" w:rsidP="00724B38">
            <w:pPr>
              <w:keepNext/>
              <w:spacing w:after="0"/>
              <w:jc w:val="left"/>
              <w:rPr>
                <w:sz w:val="24"/>
                <w:szCs w:val="24"/>
              </w:rPr>
            </w:pPr>
            <w:r>
              <w:rPr>
                <w:sz w:val="24"/>
                <w:szCs w:val="24"/>
              </w:rPr>
              <w:t>Frequency observed at length (in cm)</w:t>
            </w:r>
          </w:p>
        </w:tc>
        <w:tc>
          <w:tcPr>
            <w:tcW w:w="1429" w:type="dxa"/>
            <w:shd w:val="clear" w:color="auto" w:fill="auto"/>
            <w:vAlign w:val="center"/>
          </w:tcPr>
          <w:p w14:paraId="3DEE8DF1" w14:textId="40EDDA8B" w:rsidR="000313FD" w:rsidRPr="00711F03" w:rsidRDefault="00724B38" w:rsidP="00A81834">
            <w:pPr>
              <w:keepNext/>
              <w:spacing w:after="0"/>
              <w:rPr>
                <w:sz w:val="24"/>
                <w:szCs w:val="24"/>
              </w:rPr>
            </w:pPr>
            <w:r>
              <w:rPr>
                <w:sz w:val="24"/>
                <w:szCs w:val="24"/>
              </w:rPr>
              <w:t xml:space="preserve">1977 – </w:t>
            </w:r>
            <w:r w:rsidRPr="00724B38">
              <w:rPr>
                <w:b/>
                <w:sz w:val="24"/>
                <w:szCs w:val="24"/>
              </w:rPr>
              <w:t>2024</w:t>
            </w:r>
          </w:p>
        </w:tc>
      </w:tr>
      <w:tr w:rsidR="000313FD" w:rsidRPr="00711F03" w14:paraId="7BBE9647" w14:textId="77777777" w:rsidTr="00A81834">
        <w:tc>
          <w:tcPr>
            <w:tcW w:w="4623" w:type="dxa"/>
            <w:shd w:val="clear" w:color="auto" w:fill="auto"/>
            <w:vAlign w:val="center"/>
          </w:tcPr>
          <w:p w14:paraId="30A93CE7" w14:textId="24745499" w:rsidR="000313FD" w:rsidRPr="00711F03" w:rsidRDefault="000313FD" w:rsidP="00724B38">
            <w:pPr>
              <w:keepNext/>
              <w:spacing w:after="0"/>
              <w:rPr>
                <w:sz w:val="24"/>
                <w:szCs w:val="24"/>
              </w:rPr>
            </w:pPr>
            <w:r w:rsidRPr="00711F03">
              <w:rPr>
                <w:sz w:val="24"/>
                <w:szCs w:val="24"/>
              </w:rPr>
              <w:t xml:space="preserve">GOA NMFS bottom trawl survey </w:t>
            </w:r>
            <w:r w:rsidR="00724B38">
              <w:rPr>
                <w:sz w:val="24"/>
                <w:szCs w:val="24"/>
              </w:rPr>
              <w:t>numbers</w:t>
            </w:r>
          </w:p>
        </w:tc>
        <w:tc>
          <w:tcPr>
            <w:tcW w:w="1517" w:type="dxa"/>
            <w:shd w:val="clear" w:color="auto" w:fill="auto"/>
            <w:vAlign w:val="center"/>
          </w:tcPr>
          <w:p w14:paraId="67922915" w14:textId="38CC3DE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6D3EE930" w14:textId="31B814E4" w:rsidR="000313FD" w:rsidRPr="00711F03" w:rsidRDefault="00724B38" w:rsidP="00724B38">
            <w:pPr>
              <w:keepNext/>
              <w:spacing w:after="0"/>
              <w:jc w:val="left"/>
              <w:rPr>
                <w:sz w:val="24"/>
                <w:szCs w:val="24"/>
              </w:rPr>
            </w:pPr>
            <w:r>
              <w:rPr>
                <w:sz w:val="24"/>
                <w:szCs w:val="24"/>
              </w:rPr>
              <w:t>Total numbers</w:t>
            </w:r>
          </w:p>
        </w:tc>
        <w:tc>
          <w:tcPr>
            <w:tcW w:w="1429" w:type="dxa"/>
            <w:shd w:val="clear" w:color="auto" w:fill="auto"/>
            <w:vAlign w:val="center"/>
          </w:tcPr>
          <w:p w14:paraId="2184B91F" w14:textId="21894B82" w:rsidR="000313FD" w:rsidRPr="00711F03" w:rsidRDefault="00724B38" w:rsidP="00A81834">
            <w:pPr>
              <w:keepNext/>
              <w:spacing w:after="0"/>
              <w:rPr>
                <w:sz w:val="24"/>
                <w:szCs w:val="24"/>
              </w:rPr>
            </w:pPr>
            <w:r>
              <w:rPr>
                <w:sz w:val="24"/>
                <w:szCs w:val="24"/>
              </w:rPr>
              <w:t>1990 – 2023</w:t>
            </w:r>
          </w:p>
        </w:tc>
      </w:tr>
      <w:tr w:rsidR="000313FD" w:rsidRPr="00711F03" w14:paraId="6DDBC44F" w14:textId="77777777" w:rsidTr="00A81834">
        <w:tc>
          <w:tcPr>
            <w:tcW w:w="4623" w:type="dxa"/>
            <w:shd w:val="clear" w:color="auto" w:fill="auto"/>
            <w:vAlign w:val="center"/>
          </w:tcPr>
          <w:p w14:paraId="59980E96" w14:textId="77777777" w:rsidR="000313FD" w:rsidRPr="00711F03" w:rsidRDefault="000313FD" w:rsidP="00A81834">
            <w:pPr>
              <w:keepNext/>
              <w:spacing w:after="0"/>
              <w:rPr>
                <w:sz w:val="24"/>
                <w:szCs w:val="24"/>
              </w:rPr>
            </w:pPr>
            <w:r w:rsidRPr="00711F03">
              <w:rPr>
                <w:sz w:val="24"/>
                <w:szCs w:val="24"/>
              </w:rPr>
              <w:t>AFSC Sablefish Longline survey Pacific cod Relative Population Numbers</w:t>
            </w:r>
          </w:p>
        </w:tc>
        <w:tc>
          <w:tcPr>
            <w:tcW w:w="1517" w:type="dxa"/>
            <w:shd w:val="clear" w:color="auto" w:fill="auto"/>
            <w:vAlign w:val="center"/>
          </w:tcPr>
          <w:p w14:paraId="397486CE" w14:textId="73C3206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6645F68" w14:textId="77777777" w:rsidR="000313FD" w:rsidRPr="00711F03" w:rsidRDefault="000313FD" w:rsidP="00724B38">
            <w:pPr>
              <w:keepNext/>
              <w:spacing w:after="0"/>
              <w:jc w:val="left"/>
              <w:rPr>
                <w:sz w:val="24"/>
                <w:szCs w:val="24"/>
              </w:rPr>
            </w:pPr>
            <w:r w:rsidRPr="00711F03">
              <w:rPr>
                <w:sz w:val="24"/>
                <w:szCs w:val="24"/>
              </w:rPr>
              <w:t>RPN</w:t>
            </w:r>
          </w:p>
        </w:tc>
        <w:tc>
          <w:tcPr>
            <w:tcW w:w="1429" w:type="dxa"/>
            <w:shd w:val="clear" w:color="auto" w:fill="auto"/>
            <w:vAlign w:val="center"/>
          </w:tcPr>
          <w:p w14:paraId="13ACF911" w14:textId="6A0B0AD8" w:rsidR="000313FD" w:rsidRPr="00711F03" w:rsidRDefault="00724B38" w:rsidP="00A81834">
            <w:pPr>
              <w:keepNext/>
              <w:spacing w:after="0"/>
              <w:rPr>
                <w:sz w:val="24"/>
                <w:szCs w:val="24"/>
              </w:rPr>
            </w:pPr>
            <w:r>
              <w:rPr>
                <w:sz w:val="24"/>
                <w:szCs w:val="24"/>
              </w:rPr>
              <w:t>1990 – 2023</w:t>
            </w:r>
          </w:p>
        </w:tc>
      </w:tr>
      <w:tr w:rsidR="000313FD" w:rsidRPr="00711F03" w14:paraId="39B7C742" w14:textId="77777777" w:rsidTr="00A81834">
        <w:tc>
          <w:tcPr>
            <w:tcW w:w="4623" w:type="dxa"/>
            <w:shd w:val="clear" w:color="auto" w:fill="auto"/>
            <w:vAlign w:val="center"/>
          </w:tcPr>
          <w:p w14:paraId="23070150" w14:textId="77777777" w:rsidR="000313FD" w:rsidRPr="00711F03" w:rsidRDefault="000313FD" w:rsidP="00A81834">
            <w:pPr>
              <w:keepNext/>
              <w:spacing w:after="0"/>
              <w:rPr>
                <w:sz w:val="24"/>
                <w:szCs w:val="24"/>
              </w:rPr>
            </w:pPr>
            <w:r w:rsidRPr="00711F03">
              <w:rPr>
                <w:sz w:val="24"/>
                <w:szCs w:val="24"/>
              </w:rPr>
              <w:t>GOA NMFS bottom trawl survey length composition</w:t>
            </w:r>
          </w:p>
        </w:tc>
        <w:tc>
          <w:tcPr>
            <w:tcW w:w="1517" w:type="dxa"/>
            <w:shd w:val="clear" w:color="auto" w:fill="auto"/>
            <w:vAlign w:val="center"/>
          </w:tcPr>
          <w:p w14:paraId="5ECA2238" w14:textId="328731D0"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0B8F951D" w14:textId="519EDB49" w:rsidR="000313FD" w:rsidRPr="00711F03" w:rsidRDefault="00724B38" w:rsidP="00724B38">
            <w:pPr>
              <w:keepNext/>
              <w:spacing w:after="0"/>
              <w:jc w:val="left"/>
              <w:rPr>
                <w:sz w:val="24"/>
                <w:szCs w:val="24"/>
              </w:rPr>
            </w:pPr>
            <w:r>
              <w:rPr>
                <w:sz w:val="24"/>
                <w:szCs w:val="24"/>
              </w:rPr>
              <w:t>N</w:t>
            </w:r>
            <w:r w:rsidR="000313FD" w:rsidRPr="00711F03">
              <w:rPr>
                <w:sz w:val="24"/>
                <w:szCs w:val="24"/>
              </w:rPr>
              <w:t>umber</w:t>
            </w:r>
            <w:r>
              <w:rPr>
                <w:sz w:val="24"/>
                <w:szCs w:val="24"/>
              </w:rPr>
              <w:t xml:space="preserve"> at length (in cm)</w:t>
            </w:r>
          </w:p>
        </w:tc>
        <w:tc>
          <w:tcPr>
            <w:tcW w:w="1429" w:type="dxa"/>
            <w:shd w:val="clear" w:color="auto" w:fill="auto"/>
            <w:vAlign w:val="center"/>
          </w:tcPr>
          <w:p w14:paraId="1E583A0D" w14:textId="2FBA6922" w:rsidR="000313FD" w:rsidRPr="00711F03" w:rsidRDefault="000313FD" w:rsidP="00A81834">
            <w:pPr>
              <w:keepNext/>
              <w:spacing w:after="0"/>
              <w:rPr>
                <w:sz w:val="24"/>
                <w:szCs w:val="24"/>
              </w:rPr>
            </w:pPr>
            <w:r w:rsidRPr="00711F03">
              <w:rPr>
                <w:sz w:val="24"/>
                <w:szCs w:val="24"/>
              </w:rPr>
              <w:t>1</w:t>
            </w:r>
            <w:r w:rsidR="00724B38">
              <w:rPr>
                <w:sz w:val="24"/>
                <w:szCs w:val="24"/>
              </w:rPr>
              <w:t>990 – 2023</w:t>
            </w:r>
          </w:p>
        </w:tc>
      </w:tr>
      <w:tr w:rsidR="000313FD" w:rsidRPr="00711F03" w14:paraId="35AB786A" w14:textId="77777777" w:rsidTr="00A81834">
        <w:tc>
          <w:tcPr>
            <w:tcW w:w="4623" w:type="dxa"/>
            <w:shd w:val="clear" w:color="auto" w:fill="auto"/>
            <w:vAlign w:val="center"/>
          </w:tcPr>
          <w:p w14:paraId="5A641434" w14:textId="77777777" w:rsidR="000313FD" w:rsidRPr="00711F03" w:rsidRDefault="000313FD" w:rsidP="00A81834">
            <w:pPr>
              <w:keepNext/>
              <w:spacing w:after="0"/>
              <w:rPr>
                <w:sz w:val="24"/>
                <w:szCs w:val="24"/>
              </w:rPr>
            </w:pPr>
            <w:r w:rsidRPr="00711F03">
              <w:rPr>
                <w:sz w:val="24"/>
                <w:szCs w:val="24"/>
              </w:rPr>
              <w:t>GOA NMFS bottom trawl survey conditional age-at-length</w:t>
            </w:r>
          </w:p>
        </w:tc>
        <w:tc>
          <w:tcPr>
            <w:tcW w:w="1517" w:type="dxa"/>
            <w:shd w:val="clear" w:color="auto" w:fill="auto"/>
            <w:vAlign w:val="center"/>
          </w:tcPr>
          <w:p w14:paraId="4C67F7F1" w14:textId="790B660D"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B9FA55A" w14:textId="7AFF13F9" w:rsidR="000313FD" w:rsidRPr="00711F03" w:rsidRDefault="00724B38" w:rsidP="00724B38">
            <w:pPr>
              <w:keepNext/>
              <w:spacing w:after="0"/>
              <w:jc w:val="left"/>
              <w:rPr>
                <w:sz w:val="24"/>
                <w:szCs w:val="24"/>
              </w:rPr>
            </w:pPr>
            <w:r>
              <w:rPr>
                <w:sz w:val="24"/>
                <w:szCs w:val="24"/>
              </w:rPr>
              <w:t>P</w:t>
            </w:r>
            <w:r w:rsidR="005843FB" w:rsidRPr="00711F03">
              <w:rPr>
                <w:sz w:val="24"/>
                <w:szCs w:val="24"/>
              </w:rPr>
              <w:t>roportion age at length</w:t>
            </w:r>
          </w:p>
        </w:tc>
        <w:tc>
          <w:tcPr>
            <w:tcW w:w="1429" w:type="dxa"/>
            <w:shd w:val="clear" w:color="auto" w:fill="auto"/>
            <w:vAlign w:val="center"/>
          </w:tcPr>
          <w:p w14:paraId="46974E81" w14:textId="77777777" w:rsidR="000313FD" w:rsidRPr="00711F03" w:rsidRDefault="000313FD" w:rsidP="00A81834">
            <w:pPr>
              <w:keepNext/>
              <w:spacing w:after="0"/>
              <w:rPr>
                <w:sz w:val="24"/>
                <w:szCs w:val="24"/>
              </w:rPr>
            </w:pPr>
            <w:r w:rsidRPr="00711F03">
              <w:rPr>
                <w:sz w:val="24"/>
                <w:szCs w:val="24"/>
              </w:rPr>
              <w:t>1990 – 2021</w:t>
            </w:r>
          </w:p>
        </w:tc>
      </w:tr>
      <w:tr w:rsidR="000313FD" w:rsidRPr="00711F03" w14:paraId="076F22FE" w14:textId="77777777" w:rsidTr="00A81834">
        <w:tc>
          <w:tcPr>
            <w:tcW w:w="4623" w:type="dxa"/>
            <w:shd w:val="clear" w:color="auto" w:fill="auto"/>
            <w:vAlign w:val="center"/>
          </w:tcPr>
          <w:p w14:paraId="0E375446" w14:textId="77777777" w:rsidR="000313FD" w:rsidRPr="00711F03" w:rsidRDefault="000313FD" w:rsidP="00A81834">
            <w:pPr>
              <w:keepNext/>
              <w:spacing w:after="0"/>
              <w:rPr>
                <w:sz w:val="24"/>
                <w:szCs w:val="24"/>
              </w:rPr>
            </w:pPr>
            <w:r w:rsidRPr="00711F03">
              <w:rPr>
                <w:sz w:val="24"/>
                <w:szCs w:val="24"/>
              </w:rPr>
              <w:t>AFSC Sablefish Longline survey Pacific Cod length composition</w:t>
            </w:r>
          </w:p>
        </w:tc>
        <w:tc>
          <w:tcPr>
            <w:tcW w:w="1517" w:type="dxa"/>
            <w:shd w:val="clear" w:color="auto" w:fill="auto"/>
            <w:vAlign w:val="center"/>
          </w:tcPr>
          <w:p w14:paraId="7BA8CC21" w14:textId="3FA4BE1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15AC11DD" w14:textId="5DA7EA18" w:rsidR="000313FD" w:rsidRPr="00711F03" w:rsidRDefault="00724B38" w:rsidP="00724B38">
            <w:pPr>
              <w:keepNext/>
              <w:spacing w:after="0"/>
              <w:jc w:val="left"/>
              <w:rPr>
                <w:sz w:val="24"/>
                <w:szCs w:val="24"/>
              </w:rPr>
            </w:pPr>
            <w:r>
              <w:rPr>
                <w:sz w:val="24"/>
                <w:szCs w:val="24"/>
              </w:rPr>
              <w:t>RPN at length (in cm)</w:t>
            </w:r>
          </w:p>
        </w:tc>
        <w:tc>
          <w:tcPr>
            <w:tcW w:w="1429" w:type="dxa"/>
            <w:shd w:val="clear" w:color="auto" w:fill="auto"/>
            <w:vAlign w:val="center"/>
          </w:tcPr>
          <w:p w14:paraId="05361924" w14:textId="07F0DFA0" w:rsidR="000313FD" w:rsidRPr="00711F03" w:rsidRDefault="00724B38" w:rsidP="00A81834">
            <w:pPr>
              <w:keepNext/>
              <w:spacing w:after="0"/>
              <w:rPr>
                <w:sz w:val="24"/>
                <w:szCs w:val="24"/>
              </w:rPr>
            </w:pPr>
            <w:r>
              <w:rPr>
                <w:sz w:val="24"/>
                <w:szCs w:val="24"/>
              </w:rPr>
              <w:t>1990 – 2023</w:t>
            </w:r>
          </w:p>
        </w:tc>
      </w:tr>
      <w:tr w:rsidR="000313FD" w:rsidRPr="00711F03" w14:paraId="08EE8FA9" w14:textId="77777777" w:rsidTr="00A81834">
        <w:tc>
          <w:tcPr>
            <w:tcW w:w="4623" w:type="dxa"/>
            <w:shd w:val="clear" w:color="auto" w:fill="auto"/>
            <w:vAlign w:val="center"/>
          </w:tcPr>
          <w:p w14:paraId="4D9E247E" w14:textId="77777777" w:rsidR="000313FD" w:rsidRPr="00711F03" w:rsidRDefault="000313FD" w:rsidP="00A81834">
            <w:pPr>
              <w:keepNext/>
              <w:spacing w:after="0"/>
              <w:rPr>
                <w:sz w:val="24"/>
                <w:szCs w:val="24"/>
              </w:rPr>
            </w:pPr>
            <w:r w:rsidRPr="00711F03">
              <w:rPr>
                <w:sz w:val="24"/>
                <w:szCs w:val="24"/>
              </w:rPr>
              <w:t>Federal fishery conditional age-at-length</w:t>
            </w:r>
          </w:p>
        </w:tc>
        <w:tc>
          <w:tcPr>
            <w:tcW w:w="1517" w:type="dxa"/>
            <w:shd w:val="clear" w:color="auto" w:fill="auto"/>
            <w:vAlign w:val="center"/>
          </w:tcPr>
          <w:p w14:paraId="46EAD4C8" w14:textId="01D792B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39F1E2C9" w14:textId="77777777" w:rsidR="000313FD" w:rsidRPr="00711F03" w:rsidRDefault="000313FD" w:rsidP="00724B38">
            <w:pPr>
              <w:keepNext/>
              <w:spacing w:after="0"/>
              <w:jc w:val="left"/>
              <w:rPr>
                <w:sz w:val="24"/>
                <w:szCs w:val="24"/>
              </w:rPr>
            </w:pPr>
            <w:r w:rsidRPr="00711F03">
              <w:rPr>
                <w:sz w:val="24"/>
                <w:szCs w:val="24"/>
              </w:rPr>
              <w:t>proportion age at length</w:t>
            </w:r>
          </w:p>
        </w:tc>
        <w:tc>
          <w:tcPr>
            <w:tcW w:w="1429" w:type="dxa"/>
            <w:shd w:val="clear" w:color="auto" w:fill="auto"/>
            <w:vAlign w:val="center"/>
          </w:tcPr>
          <w:p w14:paraId="0F96029A" w14:textId="01E2D779" w:rsidR="000313FD" w:rsidRPr="00711F03" w:rsidRDefault="00724B38" w:rsidP="00A81834">
            <w:pPr>
              <w:keepNext/>
              <w:spacing w:after="0"/>
              <w:rPr>
                <w:sz w:val="24"/>
                <w:szCs w:val="24"/>
              </w:rPr>
            </w:pPr>
            <w:r>
              <w:rPr>
                <w:sz w:val="24"/>
                <w:szCs w:val="24"/>
              </w:rPr>
              <w:t>2007 – 2022</w:t>
            </w:r>
          </w:p>
        </w:tc>
      </w:tr>
    </w:tbl>
    <w:p w14:paraId="435DCA70" w14:textId="28EF6C63" w:rsidR="000313FD" w:rsidRPr="00711F03" w:rsidRDefault="000313FD" w:rsidP="000313FD">
      <w:pPr>
        <w:jc w:val="left"/>
        <w:rPr>
          <w:sz w:val="24"/>
          <w:szCs w:val="24"/>
        </w:rPr>
      </w:pPr>
    </w:p>
    <w:p w14:paraId="31FBC00F" w14:textId="77777777" w:rsidR="00047D84" w:rsidRPr="009424E6" w:rsidRDefault="00047D84" w:rsidP="00047D84">
      <w:pPr>
        <w:pStyle w:val="Heading1"/>
        <w:pBdr>
          <w:top w:val="nil"/>
          <w:left w:val="nil"/>
          <w:bottom w:val="nil"/>
          <w:right w:val="nil"/>
          <w:between w:val="nil"/>
        </w:pBdr>
      </w:pPr>
      <w:r w:rsidRPr="009424E6">
        <w:t>Analytic Approach</w:t>
      </w:r>
    </w:p>
    <w:p w14:paraId="5487D7C1" w14:textId="574FD228" w:rsidR="00EB7076" w:rsidRPr="00711F03" w:rsidRDefault="00047D84" w:rsidP="00047D84">
      <w:pPr>
        <w:jc w:val="left"/>
        <w:rPr>
          <w:sz w:val="24"/>
          <w:szCs w:val="24"/>
        </w:rPr>
      </w:pPr>
      <w:r w:rsidRPr="00711F03">
        <w:rPr>
          <w:sz w:val="24"/>
          <w:szCs w:val="24"/>
        </w:rPr>
        <w:t xml:space="preserve">The base model used in this analysis is the </w:t>
      </w:r>
      <w:r w:rsidR="0070666D">
        <w:rPr>
          <w:sz w:val="24"/>
          <w:szCs w:val="24"/>
        </w:rPr>
        <w:t>accepted model from the 2023 assessment cycle (model 2019.1b). Model 19.1b</w:t>
      </w:r>
      <w:r w:rsidRPr="00711F03">
        <w:rPr>
          <w:sz w:val="24"/>
          <w:szCs w:val="24"/>
        </w:rPr>
        <w:t xml:space="preserve"> is a single sex, age-based model with length-based selectivity</w:t>
      </w:r>
      <w:r w:rsidR="00331328" w:rsidRPr="00711F03">
        <w:rPr>
          <w:sz w:val="24"/>
          <w:szCs w:val="24"/>
        </w:rPr>
        <w:t xml:space="preserve"> and is optimized with the </w:t>
      </w:r>
      <w:r w:rsidR="0060280C" w:rsidRPr="00711F03">
        <w:rPr>
          <w:sz w:val="24"/>
          <w:szCs w:val="24"/>
        </w:rPr>
        <w:t>S</w:t>
      </w:r>
      <w:r w:rsidR="0092765D">
        <w:rPr>
          <w:sz w:val="24"/>
          <w:szCs w:val="24"/>
        </w:rPr>
        <w:t xml:space="preserve">tock </w:t>
      </w:r>
      <w:r w:rsidR="0060280C" w:rsidRPr="00711F03">
        <w:rPr>
          <w:sz w:val="24"/>
          <w:szCs w:val="24"/>
        </w:rPr>
        <w:t>S</w:t>
      </w:r>
      <w:r w:rsidR="0092765D">
        <w:rPr>
          <w:sz w:val="24"/>
          <w:szCs w:val="24"/>
        </w:rPr>
        <w:t>ynthesis</w:t>
      </w:r>
      <w:r w:rsidR="0060280C" w:rsidRPr="00711F03">
        <w:rPr>
          <w:sz w:val="24"/>
          <w:szCs w:val="24"/>
        </w:rPr>
        <w:t xml:space="preserve"> software (</w:t>
      </w:r>
      <w:r w:rsidR="00331328" w:rsidRPr="00711F03">
        <w:rPr>
          <w:sz w:val="24"/>
          <w:szCs w:val="24"/>
        </w:rPr>
        <w:t>Methot and Wetzell 2013)</w:t>
      </w:r>
      <w:r w:rsidRPr="00711F03">
        <w:rPr>
          <w:sz w:val="24"/>
          <w:szCs w:val="24"/>
        </w:rPr>
        <w:t>.</w:t>
      </w:r>
    </w:p>
    <w:p w14:paraId="5E56E937" w14:textId="35A0665A" w:rsidR="00047D84" w:rsidRDefault="00047D84" w:rsidP="00047D84">
      <w:pPr>
        <w:pStyle w:val="Heading2"/>
        <w:rPr>
          <w:sz w:val="24"/>
          <w:szCs w:val="24"/>
        </w:rPr>
      </w:pPr>
      <w:r w:rsidRPr="00711F03">
        <w:rPr>
          <w:sz w:val="24"/>
          <w:szCs w:val="24"/>
        </w:rPr>
        <w:t>Description of Alternative Models</w:t>
      </w:r>
    </w:p>
    <w:p w14:paraId="3F8ED437" w14:textId="66DB493F" w:rsidR="008324EE" w:rsidRDefault="008324EE" w:rsidP="008324EE">
      <w:pPr>
        <w:pStyle w:val="Heading3"/>
        <w:rPr>
          <w:szCs w:val="24"/>
        </w:rPr>
      </w:pPr>
      <w:r>
        <w:t>2019.1c</w:t>
      </w:r>
    </w:p>
    <w:p w14:paraId="39D138D5" w14:textId="7A8607B2" w:rsidR="00047D84" w:rsidRPr="00711F03" w:rsidRDefault="007D0963" w:rsidP="00047D84">
      <w:pPr>
        <w:jc w:val="left"/>
        <w:rPr>
          <w:sz w:val="24"/>
          <w:szCs w:val="24"/>
        </w:rPr>
      </w:pPr>
      <w:r>
        <w:rPr>
          <w:sz w:val="24"/>
          <w:szCs w:val="24"/>
        </w:rPr>
        <w:t>There are seven</w:t>
      </w:r>
      <w:r w:rsidR="00C74AB8">
        <w:rPr>
          <w:sz w:val="24"/>
          <w:szCs w:val="24"/>
        </w:rPr>
        <w:t xml:space="preserve"> proposed changes to model input data files that culmin</w:t>
      </w:r>
      <w:r w:rsidR="00CF63B7">
        <w:rPr>
          <w:sz w:val="24"/>
          <w:szCs w:val="24"/>
        </w:rPr>
        <w:t>ate in model scenario 2019.1c. While these changes are all incorporated in model 2019.1c we also applied t</w:t>
      </w:r>
      <w:r w:rsidR="00C74AB8">
        <w:rPr>
          <w:sz w:val="24"/>
          <w:szCs w:val="24"/>
        </w:rPr>
        <w:t>hese changes one-by-one in order</w:t>
      </w:r>
      <w:r w:rsidR="00CF63B7">
        <w:rPr>
          <w:sz w:val="24"/>
          <w:szCs w:val="24"/>
        </w:rPr>
        <w:t xml:space="preserve"> to evaluate the impact of each. Individually, these changes</w:t>
      </w:r>
      <w:r w:rsidR="00C74AB8">
        <w:rPr>
          <w:sz w:val="24"/>
          <w:szCs w:val="24"/>
        </w:rPr>
        <w:t xml:space="preserve"> are</w:t>
      </w:r>
      <w:r w:rsidR="00047D84" w:rsidRPr="00711F03">
        <w:rPr>
          <w:sz w:val="24"/>
          <w:szCs w:val="24"/>
        </w:rPr>
        <w:t>:</w:t>
      </w:r>
    </w:p>
    <w:p w14:paraId="38121F4F" w14:textId="15972D92" w:rsidR="00047D84" w:rsidRDefault="00047D84" w:rsidP="00C74AB8">
      <w:pPr>
        <w:pStyle w:val="ListParagraph"/>
        <w:numPr>
          <w:ilvl w:val="0"/>
          <w:numId w:val="46"/>
        </w:numPr>
        <w:jc w:val="left"/>
        <w:rPr>
          <w:sz w:val="24"/>
          <w:szCs w:val="24"/>
        </w:rPr>
      </w:pPr>
      <w:r w:rsidRPr="00711F03">
        <w:rPr>
          <w:sz w:val="24"/>
          <w:szCs w:val="24"/>
        </w:rPr>
        <w:t>2019.</w:t>
      </w:r>
      <w:r w:rsidR="00C74AB8">
        <w:rPr>
          <w:sz w:val="24"/>
          <w:szCs w:val="24"/>
        </w:rPr>
        <w:t>1c.1: when fitting a log-normal population index the log-scale standard deviation</w:t>
      </w:r>
      <w:r w:rsidR="00D4024E">
        <w:rPr>
          <w:sz w:val="24"/>
          <w:szCs w:val="24"/>
        </w:rPr>
        <w:t xml:space="preserve"> (SD)</w:t>
      </w:r>
      <w:r w:rsidR="00C74AB8">
        <w:rPr>
          <w:sz w:val="24"/>
          <w:szCs w:val="24"/>
        </w:rPr>
        <w:t xml:space="preserve"> is computed as </w:t>
      </w:r>
      <m:oMath>
        <m:r>
          <w:rPr>
            <w:rFonts w:ascii="Cambria Math" w:hAnsi="Cambria Math"/>
            <w:sz w:val="24"/>
            <w:szCs w:val="24"/>
          </w:rPr>
          <m:t xml:space="preserve">SD= </m:t>
        </m:r>
        <m:rad>
          <m:radPr>
            <m:degHide m:val="1"/>
            <m:ctrlPr>
              <w:rPr>
                <w:rFonts w:ascii="Cambria Math" w:hAnsi="Cambria Math"/>
                <w:i/>
                <w:sz w:val="24"/>
                <w:szCs w:val="24"/>
              </w:rPr>
            </m:ctrlPr>
          </m:radPr>
          <m:deg/>
          <m:e>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type m:val="lin"/>
                                <m:ctrlPr>
                                  <w:rPr>
                                    <w:rFonts w:ascii="Cambria Math" w:hAnsi="Cambria Math"/>
                                    <w:i/>
                                    <w:sz w:val="24"/>
                                    <w:szCs w:val="24"/>
                                  </w:rPr>
                                </m:ctrlPr>
                              </m:fPr>
                              <m:num>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rad>
                              </m:num>
                              <m:den>
                                <m:r>
                                  <w:rPr>
                                    <w:rFonts w:ascii="Cambria Math" w:hAnsi="Cambria Math"/>
                                    <w:sz w:val="24"/>
                                    <w:szCs w:val="24"/>
                                  </w:rPr>
                                  <m:t>x</m:t>
                                </m:r>
                              </m:den>
                            </m:f>
                          </m:e>
                        </m:d>
                      </m:e>
                      <m:sup>
                        <m:r>
                          <w:rPr>
                            <w:rFonts w:ascii="Cambria Math" w:hAnsi="Cambria Math"/>
                            <w:sz w:val="24"/>
                            <w:szCs w:val="24"/>
                          </w:rPr>
                          <m:t>2</m:t>
                        </m:r>
                      </m:sup>
                    </m:sSup>
                  </m:e>
                </m:d>
              </m:e>
            </m:func>
          </m:e>
        </m:rad>
      </m:oMath>
      <w:r w:rsidR="00D9256C">
        <w:rPr>
          <w:sz w:val="24"/>
          <w:szCs w:val="24"/>
        </w:rPr>
        <w:t xml:space="preserve"> where </w:t>
      </w: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oMath>
      <w:r w:rsidR="00D9256C">
        <w:rPr>
          <w:sz w:val="24"/>
          <w:szCs w:val="24"/>
        </w:rPr>
        <w:t xml:space="preserve"> is the variance, and </w:t>
      </w:r>
      <m:oMath>
        <m:r>
          <w:rPr>
            <w:rFonts w:ascii="Cambria Math" w:hAnsi="Cambria Math"/>
            <w:sz w:val="24"/>
            <w:szCs w:val="24"/>
          </w:rPr>
          <m:t>x</m:t>
        </m:r>
      </m:oMath>
      <w:r w:rsidR="00D9256C">
        <w:rPr>
          <w:sz w:val="24"/>
          <w:szCs w:val="24"/>
        </w:rPr>
        <w:t xml:space="preserve"> is the population index value.</w:t>
      </w:r>
      <w:r w:rsidR="00C74AB8">
        <w:rPr>
          <w:sz w:val="24"/>
          <w:szCs w:val="24"/>
        </w:rPr>
        <w:t xml:space="preserve"> This method had been applied in the GOA cod model for the AFSC bottom trawl survey index, but had not been applied to the AFSC longline survey index. Model 2019.1c.1 applies this method to the AFSC longline survey RPN index.</w:t>
      </w:r>
    </w:p>
    <w:p w14:paraId="30F5AF70" w14:textId="299BBC6F" w:rsidR="00C74AB8" w:rsidRDefault="00C74AB8" w:rsidP="00C74AB8">
      <w:pPr>
        <w:pStyle w:val="ListParagraph"/>
        <w:numPr>
          <w:ilvl w:val="0"/>
          <w:numId w:val="46"/>
        </w:numPr>
        <w:jc w:val="left"/>
        <w:rPr>
          <w:sz w:val="24"/>
          <w:szCs w:val="24"/>
        </w:rPr>
      </w:pPr>
      <w:r>
        <w:rPr>
          <w:sz w:val="24"/>
          <w:szCs w:val="24"/>
        </w:rPr>
        <w:t xml:space="preserve">2019.1c.2: </w:t>
      </w:r>
      <w:r w:rsidR="00BE49E4">
        <w:rPr>
          <w:sz w:val="24"/>
          <w:szCs w:val="24"/>
        </w:rPr>
        <w:t xml:space="preserve">in the computation of the AFSC longline survey length composition, the lengths were inadvertently set to 1 cm larger. For example, the </w:t>
      </w:r>
      <w:r w:rsidR="00CF63B7">
        <w:rPr>
          <w:sz w:val="24"/>
          <w:szCs w:val="24"/>
        </w:rPr>
        <w:t>RPN</w:t>
      </w:r>
      <w:r w:rsidR="00BE49E4">
        <w:rPr>
          <w:sz w:val="24"/>
          <w:szCs w:val="24"/>
        </w:rPr>
        <w:t xml:space="preserve"> of fish at 50 cm became the </w:t>
      </w:r>
      <w:r w:rsidR="00CF63B7">
        <w:rPr>
          <w:sz w:val="24"/>
          <w:szCs w:val="24"/>
        </w:rPr>
        <w:t>RPN</w:t>
      </w:r>
      <w:r w:rsidR="00BE49E4">
        <w:rPr>
          <w:sz w:val="24"/>
          <w:szCs w:val="24"/>
        </w:rPr>
        <w:t xml:space="preserve"> of fish at 51 cm. Model 2019.1c.2 assigns the correct length when computing the AFSC longline survey length composition.</w:t>
      </w:r>
    </w:p>
    <w:p w14:paraId="1D75DFF4" w14:textId="0929B525" w:rsidR="00BE49E4" w:rsidRDefault="00BE49E4" w:rsidP="00C74AB8">
      <w:pPr>
        <w:pStyle w:val="ListParagraph"/>
        <w:numPr>
          <w:ilvl w:val="0"/>
          <w:numId w:val="46"/>
        </w:numPr>
        <w:jc w:val="left"/>
        <w:rPr>
          <w:sz w:val="24"/>
          <w:szCs w:val="24"/>
        </w:rPr>
      </w:pPr>
      <w:r>
        <w:rPr>
          <w:sz w:val="24"/>
          <w:szCs w:val="24"/>
        </w:rPr>
        <w:t>2019.1c.3: in the data file the month for the longline survey length composition had been set at 1 (January) when it should have been 7 (July). Model 2019.1c.3 sets the month for the AFSC longline survey length composition at 7.</w:t>
      </w:r>
    </w:p>
    <w:p w14:paraId="2016F3A2" w14:textId="16273E84" w:rsidR="00BE49E4" w:rsidRDefault="00BE49E4" w:rsidP="00C74AB8">
      <w:pPr>
        <w:pStyle w:val="ListParagraph"/>
        <w:numPr>
          <w:ilvl w:val="0"/>
          <w:numId w:val="46"/>
        </w:numPr>
        <w:jc w:val="left"/>
        <w:rPr>
          <w:sz w:val="24"/>
          <w:szCs w:val="24"/>
        </w:rPr>
      </w:pPr>
      <w:r>
        <w:rPr>
          <w:sz w:val="24"/>
          <w:szCs w:val="24"/>
        </w:rPr>
        <w:lastRenderedPageBreak/>
        <w:t>2019.1c.4: the fishery length composition input sample size has</w:t>
      </w:r>
      <w:r w:rsidR="00CF63B7">
        <w:rPr>
          <w:sz w:val="24"/>
          <w:szCs w:val="24"/>
        </w:rPr>
        <w:t xml:space="preserve"> </w:t>
      </w:r>
      <w:r w:rsidR="00EC0FA3">
        <w:rPr>
          <w:sz w:val="24"/>
          <w:szCs w:val="24"/>
        </w:rPr>
        <w:t>historically</w:t>
      </w:r>
      <w:r>
        <w:rPr>
          <w:sz w:val="24"/>
          <w:szCs w:val="24"/>
        </w:rPr>
        <w:t xml:space="preserve"> been set at the number of hauls sampled, with a maximum of 200. However, in the computation of fishery length composition, hauls with less than 10 observations were removed, but this filtering was not reflected in the input sample size. Model 2019.1c.4 sets the fishery length composition at the number of hauls actually used in the computation of length composition, with a maximum of 200.</w:t>
      </w:r>
    </w:p>
    <w:p w14:paraId="07DD564F" w14:textId="4BE5D534" w:rsidR="00BE49E4" w:rsidRDefault="00BE49E4" w:rsidP="00C74AB8">
      <w:pPr>
        <w:pStyle w:val="ListParagraph"/>
        <w:numPr>
          <w:ilvl w:val="0"/>
          <w:numId w:val="46"/>
        </w:numPr>
        <w:jc w:val="left"/>
        <w:rPr>
          <w:sz w:val="24"/>
          <w:szCs w:val="24"/>
        </w:rPr>
      </w:pPr>
      <w:r>
        <w:rPr>
          <w:sz w:val="24"/>
          <w:szCs w:val="24"/>
        </w:rPr>
        <w:t>2019.1c.5: the plus length bin for the length composition data had been set at 116 cm, but, since 1977 less than 2% of the years had a proportion of greater than 0.01 with a plus length bin of 104 cm. Model 2019.1c.5 sets the plus length bin at 104 cm.</w:t>
      </w:r>
    </w:p>
    <w:p w14:paraId="772BD185" w14:textId="024C0715" w:rsidR="00BE49E4" w:rsidRDefault="00BE49E4" w:rsidP="00C74AB8">
      <w:pPr>
        <w:pStyle w:val="ListParagraph"/>
        <w:numPr>
          <w:ilvl w:val="0"/>
          <w:numId w:val="46"/>
        </w:numPr>
        <w:jc w:val="left"/>
        <w:rPr>
          <w:sz w:val="24"/>
          <w:szCs w:val="24"/>
        </w:rPr>
      </w:pPr>
      <w:r>
        <w:rPr>
          <w:sz w:val="24"/>
          <w:szCs w:val="24"/>
        </w:rPr>
        <w:t>2019.1c.6: in the data file the month for the AFSC bottom trawl survey conditional age-at-length data was set at 1 (January), when it should have been set at 7 (July).</w:t>
      </w:r>
      <w:r w:rsidRPr="00BE49E4">
        <w:rPr>
          <w:sz w:val="24"/>
          <w:szCs w:val="24"/>
        </w:rPr>
        <w:t xml:space="preserve"> </w:t>
      </w:r>
      <w:r>
        <w:rPr>
          <w:sz w:val="24"/>
          <w:szCs w:val="24"/>
        </w:rPr>
        <w:t>Model 2019.1c.6 sets the month for the AFSC bottom trawl survey conditional age-at-length data at 7.</w:t>
      </w:r>
    </w:p>
    <w:p w14:paraId="39B872B7" w14:textId="482A9D5D" w:rsidR="008324EE" w:rsidRDefault="008324EE" w:rsidP="00C74AB8">
      <w:pPr>
        <w:pStyle w:val="ListParagraph"/>
        <w:numPr>
          <w:ilvl w:val="0"/>
          <w:numId w:val="46"/>
        </w:numPr>
        <w:jc w:val="left"/>
        <w:rPr>
          <w:sz w:val="24"/>
          <w:szCs w:val="24"/>
        </w:rPr>
      </w:pPr>
      <w:r>
        <w:rPr>
          <w:sz w:val="24"/>
          <w:szCs w:val="24"/>
        </w:rPr>
        <w:t xml:space="preserve">2019.1c.7: in the assessment, the phase for the forecast recruitment parameters was set at a value which enabled the estimation of these parameters, whereas, in the </w:t>
      </w:r>
      <w:r w:rsidR="002A7C8F">
        <w:rPr>
          <w:sz w:val="24"/>
          <w:szCs w:val="24"/>
        </w:rPr>
        <w:t>Eastern Bering Sea (</w:t>
      </w:r>
      <w:r>
        <w:rPr>
          <w:sz w:val="24"/>
          <w:szCs w:val="24"/>
        </w:rPr>
        <w:t>EBS</w:t>
      </w:r>
      <w:r w:rsidR="002A7C8F">
        <w:rPr>
          <w:sz w:val="24"/>
          <w:szCs w:val="24"/>
        </w:rPr>
        <w:t>)</w:t>
      </w:r>
      <w:r>
        <w:rPr>
          <w:sz w:val="24"/>
          <w:szCs w:val="24"/>
        </w:rPr>
        <w:t xml:space="preserve"> cod assessment these parameters are turned off. Model 2019.1c.7 turns off the forecast recruitment parameters.</w:t>
      </w:r>
    </w:p>
    <w:p w14:paraId="05C59DA0" w14:textId="78FE5638" w:rsidR="008324EE" w:rsidRDefault="008324EE" w:rsidP="008324EE">
      <w:pPr>
        <w:pStyle w:val="Heading3"/>
      </w:pPr>
      <w:r>
        <w:t>2019.1d</w:t>
      </w:r>
    </w:p>
    <w:p w14:paraId="7D4838F4" w14:textId="58BBB8D8" w:rsidR="002A7C8F" w:rsidRPr="001A300F" w:rsidRDefault="008324EE" w:rsidP="008324EE">
      <w:pPr>
        <w:rPr>
          <w:sz w:val="24"/>
          <w:szCs w:val="24"/>
        </w:rPr>
      </w:pPr>
      <w:r w:rsidRPr="001A300F">
        <w:rPr>
          <w:sz w:val="24"/>
          <w:szCs w:val="24"/>
        </w:rPr>
        <w:t xml:space="preserve">Within the </w:t>
      </w:r>
      <w:r w:rsidR="00EC0FA3">
        <w:rPr>
          <w:sz w:val="24"/>
          <w:szCs w:val="24"/>
        </w:rPr>
        <w:t>GOA cod assessment model</w:t>
      </w:r>
      <w:r w:rsidR="00161770" w:rsidRPr="001A300F">
        <w:rPr>
          <w:sz w:val="24"/>
          <w:szCs w:val="24"/>
        </w:rPr>
        <w:t xml:space="preserve"> ageing error i</w:t>
      </w:r>
      <w:r w:rsidRPr="001A300F">
        <w:rPr>
          <w:sz w:val="24"/>
          <w:szCs w:val="24"/>
        </w:rPr>
        <w:t xml:space="preserve">s applied using </w:t>
      </w:r>
      <w:r w:rsidR="00D9256C">
        <w:rPr>
          <w:sz w:val="24"/>
          <w:szCs w:val="24"/>
        </w:rPr>
        <w:t xml:space="preserve">paired </w:t>
      </w:r>
      <w:r w:rsidRPr="001A300F">
        <w:rPr>
          <w:sz w:val="24"/>
          <w:szCs w:val="24"/>
        </w:rPr>
        <w:t>r</w:t>
      </w:r>
      <w:r w:rsidR="00EC0FA3">
        <w:rPr>
          <w:sz w:val="24"/>
          <w:szCs w:val="24"/>
        </w:rPr>
        <w:t xml:space="preserve">eader-tester data. </w:t>
      </w:r>
      <w:r w:rsidR="002A7C8F" w:rsidRPr="001A300F">
        <w:rPr>
          <w:sz w:val="24"/>
          <w:szCs w:val="24"/>
        </w:rPr>
        <w:t>In model 2019.1d we propose to</w:t>
      </w:r>
      <w:r w:rsidR="006C1F7A">
        <w:rPr>
          <w:sz w:val="24"/>
          <w:szCs w:val="24"/>
        </w:rPr>
        <w:t xml:space="preserve"> build upon model 2019.1c and</w:t>
      </w:r>
      <w:r w:rsidR="002A7C8F" w:rsidRPr="001A300F">
        <w:rPr>
          <w:sz w:val="24"/>
          <w:szCs w:val="24"/>
        </w:rPr>
        <w:t xml:space="preserve"> update the ageing error parameters with data through </w:t>
      </w:r>
      <w:r w:rsidR="00161770" w:rsidRPr="001A300F">
        <w:rPr>
          <w:sz w:val="24"/>
          <w:szCs w:val="24"/>
        </w:rPr>
        <w:t>2021. In addition, we propose to update these parameters after</w:t>
      </w:r>
      <w:r w:rsidR="002A7C8F" w:rsidRPr="001A300F">
        <w:rPr>
          <w:sz w:val="24"/>
          <w:szCs w:val="24"/>
        </w:rPr>
        <w:t xml:space="preserve"> pool</w:t>
      </w:r>
      <w:r w:rsidR="00161770" w:rsidRPr="001A300F">
        <w:rPr>
          <w:sz w:val="24"/>
          <w:szCs w:val="24"/>
        </w:rPr>
        <w:t>ing</w:t>
      </w:r>
      <w:r w:rsidR="002A7C8F" w:rsidRPr="001A300F">
        <w:rPr>
          <w:sz w:val="24"/>
          <w:szCs w:val="24"/>
        </w:rPr>
        <w:t xml:space="preserve"> the reader-tester data for the GOA and EBS in order to leverage the large</w:t>
      </w:r>
      <w:r w:rsidR="00161770" w:rsidRPr="001A300F">
        <w:rPr>
          <w:sz w:val="24"/>
          <w:szCs w:val="24"/>
        </w:rPr>
        <w:t>r</w:t>
      </w:r>
      <w:r w:rsidR="002A7C8F" w:rsidRPr="001A300F">
        <w:rPr>
          <w:sz w:val="24"/>
          <w:szCs w:val="24"/>
        </w:rPr>
        <w:t xml:space="preserve"> number of samples available within both regions. Using the a linear ageing error method within the R-package AgeingError </w:t>
      </w:r>
      <w:r w:rsidR="002A7C8F" w:rsidRPr="00935DB1">
        <w:rPr>
          <w:sz w:val="24"/>
          <w:szCs w:val="24"/>
        </w:rPr>
        <w:t>(</w:t>
      </w:r>
      <w:r w:rsidR="00935DB1">
        <w:rPr>
          <w:sz w:val="24"/>
          <w:szCs w:val="24"/>
        </w:rPr>
        <w:t>Punt et al. 2008</w:t>
      </w:r>
      <w:r w:rsidR="002A7C8F" w:rsidRPr="00935DB1">
        <w:rPr>
          <w:sz w:val="24"/>
          <w:szCs w:val="24"/>
        </w:rPr>
        <w:t>) we</w:t>
      </w:r>
      <w:r w:rsidR="002A7C8F" w:rsidRPr="001A300F">
        <w:rPr>
          <w:sz w:val="24"/>
          <w:szCs w:val="24"/>
        </w:rPr>
        <w:t xml:space="preserve"> found that there was minimal difference between the parameters estimated for each region separately, and each region combined</w:t>
      </w:r>
      <w:r w:rsidR="00D4024E" w:rsidRPr="001A300F">
        <w:rPr>
          <w:sz w:val="24"/>
          <w:szCs w:val="24"/>
        </w:rPr>
        <w:t xml:space="preserve">. The estimated ageing error SD for age-1 was 0.11 regardless of how the data was pooled, and </w:t>
      </w:r>
      <w:r w:rsidR="00CF63B7">
        <w:rPr>
          <w:sz w:val="24"/>
          <w:szCs w:val="24"/>
        </w:rPr>
        <w:t xml:space="preserve">for age-10 (the plus age in the GOA assessment) </w:t>
      </w:r>
      <w:r w:rsidR="00D4024E" w:rsidRPr="001A300F">
        <w:rPr>
          <w:sz w:val="24"/>
          <w:szCs w:val="24"/>
        </w:rPr>
        <w:t>was 1.09 for the GOA, 1.14 for the EBS, and 1.13 for combined regions</w:t>
      </w:r>
      <w:r w:rsidR="00161770" w:rsidRPr="001A300F">
        <w:rPr>
          <w:sz w:val="24"/>
          <w:szCs w:val="24"/>
        </w:rPr>
        <w:t xml:space="preserve">. Thus, in model 2019.1d we apply these updated ageing error parameters starting at age-1 </w:t>
      </w:r>
      <w:r w:rsidR="00CF63B7">
        <w:rPr>
          <w:sz w:val="24"/>
          <w:szCs w:val="24"/>
        </w:rPr>
        <w:t xml:space="preserve">with </w:t>
      </w:r>
      <w:r w:rsidR="00161770" w:rsidRPr="001A300F">
        <w:rPr>
          <w:sz w:val="24"/>
          <w:szCs w:val="24"/>
        </w:rPr>
        <w:t>an SD of 0.11 and ending at age-10 with an SD of 1.13</w:t>
      </w:r>
      <w:r w:rsidR="00260461">
        <w:rPr>
          <w:sz w:val="24"/>
          <w:szCs w:val="24"/>
        </w:rPr>
        <w:t xml:space="preserve"> </w:t>
      </w:r>
      <w:r w:rsidR="00CF63B7">
        <w:rPr>
          <w:sz w:val="24"/>
          <w:szCs w:val="24"/>
        </w:rPr>
        <w:t xml:space="preserve">while using a </w:t>
      </w:r>
      <w:r w:rsidR="00161770" w:rsidRPr="001A300F">
        <w:rPr>
          <w:sz w:val="24"/>
          <w:szCs w:val="24"/>
        </w:rPr>
        <w:t>linear relationship between.</w:t>
      </w:r>
      <w:r w:rsidR="00CF63B7">
        <w:rPr>
          <w:sz w:val="24"/>
          <w:szCs w:val="24"/>
        </w:rPr>
        <w:t xml:space="preserve"> We note, that besides updating the ageing error SD parameters, a difference in this approach with model 2019.1b</w:t>
      </w:r>
      <w:r w:rsidR="00EC0FA3">
        <w:rPr>
          <w:sz w:val="24"/>
          <w:szCs w:val="24"/>
        </w:rPr>
        <w:t xml:space="preserve"> accepted in 2023 is that ageing error started</w:t>
      </w:r>
      <w:r w:rsidR="00CF63B7">
        <w:rPr>
          <w:sz w:val="24"/>
          <w:szCs w:val="24"/>
        </w:rPr>
        <w:t xml:space="preserve"> at age-3, whereas in 2019.1d we start ageing error at age-1.</w:t>
      </w:r>
    </w:p>
    <w:p w14:paraId="714D76D9" w14:textId="4BC056BF" w:rsidR="00161770" w:rsidRPr="001A300F" w:rsidRDefault="00782B27" w:rsidP="008324EE">
      <w:pPr>
        <w:rPr>
          <w:sz w:val="24"/>
          <w:szCs w:val="24"/>
        </w:rPr>
      </w:pPr>
      <w:r w:rsidRPr="001A300F">
        <w:rPr>
          <w:sz w:val="24"/>
          <w:szCs w:val="24"/>
        </w:rPr>
        <w:t xml:space="preserve">Because bias was discovered in the age reading for cod prior to </w:t>
      </w:r>
      <w:r w:rsidRPr="00935DB1">
        <w:rPr>
          <w:sz w:val="24"/>
          <w:szCs w:val="24"/>
        </w:rPr>
        <w:t>2007 (</w:t>
      </w:r>
      <w:r w:rsidR="00935DB1" w:rsidRPr="00935DB1">
        <w:rPr>
          <w:sz w:val="24"/>
          <w:szCs w:val="24"/>
        </w:rPr>
        <w:t>Barbeaux et al. 2019</w:t>
      </w:r>
      <w:r w:rsidRPr="00935DB1">
        <w:rPr>
          <w:sz w:val="24"/>
          <w:szCs w:val="24"/>
        </w:rPr>
        <w:t>)</w:t>
      </w:r>
      <w:r w:rsidRPr="001A300F">
        <w:rPr>
          <w:sz w:val="24"/>
          <w:szCs w:val="24"/>
        </w:rPr>
        <w:t xml:space="preserve"> model 201</w:t>
      </w:r>
      <w:r w:rsidR="00EC0FA3">
        <w:rPr>
          <w:sz w:val="24"/>
          <w:szCs w:val="24"/>
        </w:rPr>
        <w:t>9.1b estimated</w:t>
      </w:r>
      <w:r w:rsidRPr="001A300F">
        <w:rPr>
          <w:sz w:val="24"/>
          <w:szCs w:val="24"/>
        </w:rPr>
        <w:t xml:space="preserve"> two parameters to apply bias in the ageing error for any age data fit prior to 2007 (a parameter for the bias starting at age-3 and the bias for the final age in the model, age-10, with a linear trend between these ages). </w:t>
      </w:r>
      <w:r w:rsidR="00161770" w:rsidRPr="001A300F">
        <w:rPr>
          <w:sz w:val="24"/>
          <w:szCs w:val="24"/>
        </w:rPr>
        <w:t>In 2018</w:t>
      </w:r>
      <w:r w:rsidRPr="001A300F">
        <w:rPr>
          <w:sz w:val="24"/>
          <w:szCs w:val="24"/>
        </w:rPr>
        <w:t>,</w:t>
      </w:r>
      <w:r w:rsidR="00161770" w:rsidRPr="001A300F">
        <w:rPr>
          <w:sz w:val="24"/>
          <w:szCs w:val="24"/>
        </w:rPr>
        <w:t xml:space="preserve"> a set of specimen data (n = 2,056) that was originally aged in 2004 was re-read by age readers in the AFSC Age and Growth Program. Using this data within the AgeingError R-package we estimated the bias i</w:t>
      </w:r>
      <w:r w:rsidRPr="001A300F">
        <w:rPr>
          <w:sz w:val="24"/>
          <w:szCs w:val="24"/>
        </w:rPr>
        <w:t>n the pre-2007 data (Figure 1). In model 2019.1d, rather than e</w:t>
      </w:r>
      <w:r w:rsidR="00EC0FA3">
        <w:rPr>
          <w:sz w:val="24"/>
          <w:szCs w:val="24"/>
        </w:rPr>
        <w:t>stimate bias, we fix</w:t>
      </w:r>
      <w:r w:rsidRPr="001A300F">
        <w:rPr>
          <w:sz w:val="24"/>
          <w:szCs w:val="24"/>
        </w:rPr>
        <w:t xml:space="preserve"> the bias parameters based on the results from the AgeingError model fit</w:t>
      </w:r>
      <w:r w:rsidR="00260461">
        <w:rPr>
          <w:sz w:val="24"/>
          <w:szCs w:val="24"/>
        </w:rPr>
        <w:t xml:space="preserve"> to these re-read data</w:t>
      </w:r>
      <w:r w:rsidRPr="001A300F">
        <w:rPr>
          <w:sz w:val="24"/>
          <w:szCs w:val="24"/>
        </w:rPr>
        <w:t>, wh</w:t>
      </w:r>
      <w:r w:rsidR="00EC0FA3">
        <w:rPr>
          <w:sz w:val="24"/>
          <w:szCs w:val="24"/>
        </w:rPr>
        <w:t>ere the bias was 0.24 for age-1</w:t>
      </w:r>
      <w:r w:rsidRPr="001A300F">
        <w:rPr>
          <w:sz w:val="24"/>
          <w:szCs w:val="24"/>
        </w:rPr>
        <w:t xml:space="preserve"> and 2</w:t>
      </w:r>
      <w:r w:rsidR="00D9256C">
        <w:rPr>
          <w:sz w:val="24"/>
          <w:szCs w:val="24"/>
        </w:rPr>
        <w:t>.00</w:t>
      </w:r>
      <w:r w:rsidRPr="001A300F">
        <w:rPr>
          <w:sz w:val="24"/>
          <w:szCs w:val="24"/>
        </w:rPr>
        <w:t xml:space="preserve"> for age-10, with a linear relationship defined in the model between these two ages.</w:t>
      </w:r>
    </w:p>
    <w:p w14:paraId="60AE1FA0" w14:textId="25710059" w:rsidR="00782B27" w:rsidRDefault="00782B27" w:rsidP="00782B27">
      <w:pPr>
        <w:pStyle w:val="Heading3"/>
      </w:pPr>
      <w:r>
        <w:lastRenderedPageBreak/>
        <w:t>2019.1e</w:t>
      </w:r>
    </w:p>
    <w:p w14:paraId="1B255D17" w14:textId="18E8A357" w:rsidR="00782B27" w:rsidRPr="001A300F" w:rsidRDefault="00430096" w:rsidP="00782B27">
      <w:pPr>
        <w:rPr>
          <w:sz w:val="24"/>
          <w:szCs w:val="24"/>
        </w:rPr>
      </w:pPr>
      <w:r>
        <w:rPr>
          <w:sz w:val="24"/>
          <w:szCs w:val="24"/>
        </w:rPr>
        <w:t xml:space="preserve">As </w:t>
      </w:r>
      <w:r w:rsidR="00260461">
        <w:rPr>
          <w:sz w:val="24"/>
          <w:szCs w:val="24"/>
        </w:rPr>
        <w:t>has been</w:t>
      </w:r>
      <w:r>
        <w:rPr>
          <w:sz w:val="24"/>
          <w:szCs w:val="24"/>
        </w:rPr>
        <w:t xml:space="preserve"> noted since the 2022</w:t>
      </w:r>
      <w:r w:rsidR="00782B27" w:rsidRPr="001A300F">
        <w:rPr>
          <w:sz w:val="24"/>
          <w:szCs w:val="24"/>
        </w:rPr>
        <w:t xml:space="preserve"> assessment, fishery length composition (specifically for the pot fleet) has become increasingly variable. Within model 2019.1e we propose changes</w:t>
      </w:r>
      <w:r w:rsidR="002A30F5" w:rsidRPr="001A300F">
        <w:rPr>
          <w:sz w:val="24"/>
          <w:szCs w:val="24"/>
        </w:rPr>
        <w:t xml:space="preserve"> to the methods used to compute fishery length composition</w:t>
      </w:r>
      <w:r w:rsidR="00782B27" w:rsidRPr="001A300F">
        <w:rPr>
          <w:sz w:val="24"/>
          <w:szCs w:val="24"/>
        </w:rPr>
        <w:t xml:space="preserve"> that aid in reducing this variability.</w:t>
      </w:r>
    </w:p>
    <w:p w14:paraId="6826845B" w14:textId="0566652A" w:rsidR="00782B27" w:rsidRPr="001A300F" w:rsidRDefault="00782B27" w:rsidP="00782B27">
      <w:pPr>
        <w:rPr>
          <w:sz w:val="24"/>
          <w:szCs w:val="24"/>
        </w:rPr>
      </w:pPr>
      <w:r w:rsidRPr="001A300F">
        <w:rPr>
          <w:sz w:val="24"/>
          <w:szCs w:val="24"/>
        </w:rPr>
        <w:t>In the expansion of fishery length frequency observations to annual fishery lengt</w:t>
      </w:r>
      <w:r w:rsidR="00430096">
        <w:rPr>
          <w:sz w:val="24"/>
          <w:szCs w:val="24"/>
        </w:rPr>
        <w:t>h composition for each fleet</w:t>
      </w:r>
      <w:r w:rsidRPr="001A300F">
        <w:rPr>
          <w:sz w:val="24"/>
          <w:szCs w:val="24"/>
        </w:rPr>
        <w:t xml:space="preserve"> fit in the cod assessment model (trawl, longline, and pot fisheries) hauls have bee</w:t>
      </w:r>
      <w:r w:rsidR="002A30F5" w:rsidRPr="001A300F">
        <w:rPr>
          <w:sz w:val="24"/>
          <w:szCs w:val="24"/>
        </w:rPr>
        <w:t>n removed that sampled less than</w:t>
      </w:r>
      <w:r w:rsidRPr="001A300F">
        <w:rPr>
          <w:sz w:val="24"/>
          <w:szCs w:val="24"/>
        </w:rPr>
        <w:t xml:space="preserve"> 10 fish</w:t>
      </w:r>
      <w:del w:id="1" w:author="Chris.Lunsford" w:date="2024-09-09T14:01:00Z">
        <w:r w:rsidRPr="001A300F" w:rsidDel="0000463D">
          <w:rPr>
            <w:sz w:val="24"/>
            <w:szCs w:val="24"/>
          </w:rPr>
          <w:delText xml:space="preserve"> for length frequency within the haul. </w:delText>
        </w:r>
      </w:del>
      <w:r w:rsidRPr="001A300F">
        <w:rPr>
          <w:sz w:val="24"/>
          <w:szCs w:val="24"/>
        </w:rPr>
        <w:t xml:space="preserve">Prior to </w:t>
      </w:r>
      <w:r w:rsidR="002A30F5" w:rsidRPr="001A300F">
        <w:rPr>
          <w:sz w:val="24"/>
          <w:szCs w:val="24"/>
        </w:rPr>
        <w:t xml:space="preserve">around 2015, this represented a small proportion </w:t>
      </w:r>
      <w:r w:rsidR="00430096">
        <w:rPr>
          <w:sz w:val="24"/>
          <w:szCs w:val="24"/>
        </w:rPr>
        <w:t>of hauls, particularly for the longline and t</w:t>
      </w:r>
      <w:r w:rsidR="002A30F5" w:rsidRPr="001A300F">
        <w:rPr>
          <w:sz w:val="24"/>
          <w:szCs w:val="24"/>
        </w:rPr>
        <w:t xml:space="preserve">rawl fleets (Table 1). However, since 2015 the numbers of hauls that sampled less than </w:t>
      </w:r>
      <w:r w:rsidR="001A300F" w:rsidRPr="001A300F">
        <w:rPr>
          <w:sz w:val="24"/>
          <w:szCs w:val="24"/>
        </w:rPr>
        <w:t>10 fish per haul has increased. For example, since 2020 around 7</w:t>
      </w:r>
      <w:r w:rsidR="00430096">
        <w:rPr>
          <w:sz w:val="24"/>
          <w:szCs w:val="24"/>
        </w:rPr>
        <w:t>0% of the hauls sampled in the t</w:t>
      </w:r>
      <w:r w:rsidR="001A300F" w:rsidRPr="001A300F">
        <w:rPr>
          <w:sz w:val="24"/>
          <w:szCs w:val="24"/>
        </w:rPr>
        <w:t>rawl fleet had less than 10 length frequencies observed per haul.</w:t>
      </w:r>
    </w:p>
    <w:p w14:paraId="22952A49" w14:textId="47D38BF8" w:rsidR="001A300F" w:rsidRDefault="001A300F" w:rsidP="00782B27">
      <w:pPr>
        <w:rPr>
          <w:sz w:val="24"/>
          <w:szCs w:val="24"/>
        </w:rPr>
      </w:pPr>
      <w:r w:rsidRPr="001A300F">
        <w:rPr>
          <w:sz w:val="24"/>
          <w:szCs w:val="24"/>
        </w:rPr>
        <w:t xml:space="preserve">Length frequencies are also collected </w:t>
      </w:r>
      <w:del w:id="2" w:author="Chris.Lunsford" w:date="2024-09-09T14:02:00Z">
        <w:r w:rsidRPr="001A300F" w:rsidDel="0000463D">
          <w:rPr>
            <w:sz w:val="24"/>
            <w:szCs w:val="24"/>
          </w:rPr>
          <w:delText xml:space="preserve">within </w:delText>
        </w:r>
      </w:del>
      <w:ins w:id="3" w:author="Chris.Lunsford" w:date="2024-09-09T14:02:00Z">
        <w:r w:rsidR="0000463D">
          <w:rPr>
            <w:sz w:val="24"/>
            <w:szCs w:val="24"/>
          </w:rPr>
          <w:t>from</w:t>
        </w:r>
        <w:r w:rsidR="0000463D" w:rsidRPr="001A300F">
          <w:rPr>
            <w:sz w:val="24"/>
            <w:szCs w:val="24"/>
          </w:rPr>
          <w:t xml:space="preserve"> </w:t>
        </w:r>
      </w:ins>
      <w:del w:id="4" w:author="Chris.Lunsford" w:date="2024-09-09T14:02:00Z">
        <w:r w:rsidRPr="001A300F" w:rsidDel="0000463D">
          <w:rPr>
            <w:sz w:val="24"/>
            <w:szCs w:val="24"/>
          </w:rPr>
          <w:delText xml:space="preserve">the </w:delText>
        </w:r>
      </w:del>
      <w:ins w:id="5" w:author="Chris.Lunsford" w:date="2024-09-09T14:02:00Z">
        <w:r w:rsidR="0000463D">
          <w:rPr>
            <w:sz w:val="24"/>
            <w:szCs w:val="24"/>
          </w:rPr>
          <w:t>State</w:t>
        </w:r>
        <w:r w:rsidR="0000463D" w:rsidRPr="001A300F">
          <w:rPr>
            <w:sz w:val="24"/>
            <w:szCs w:val="24"/>
          </w:rPr>
          <w:t xml:space="preserve"> </w:t>
        </w:r>
      </w:ins>
      <w:r w:rsidRPr="001A300F">
        <w:rPr>
          <w:sz w:val="24"/>
          <w:szCs w:val="24"/>
        </w:rPr>
        <w:t>fisheries managed by the Alaska Department of Fish and Game (ADF&amp;G) and have been integrated within the GOA cod assessment. The use of ADF&amp;G length frequency data occurs when there is federal data missing at a trimester-area-gear level</w:t>
      </w:r>
      <w:r w:rsidR="00430096">
        <w:rPr>
          <w:sz w:val="24"/>
          <w:szCs w:val="24"/>
        </w:rPr>
        <w:t>. It is important to note, that following this method if there is federal data within a trimester-area-gear the ADF&amp;G length frequency data is not used, regardless of the quantity of federal length frequency data</w:t>
      </w:r>
      <w:r w:rsidR="00260461">
        <w:rPr>
          <w:sz w:val="24"/>
          <w:szCs w:val="24"/>
        </w:rPr>
        <w:t xml:space="preserve"> compared to the quantity of ADF&amp;G length frequency data</w:t>
      </w:r>
      <w:r w:rsidR="00430096">
        <w:rPr>
          <w:sz w:val="24"/>
          <w:szCs w:val="24"/>
        </w:rPr>
        <w:t>.</w:t>
      </w:r>
    </w:p>
    <w:p w14:paraId="465A1214" w14:textId="12ECDAE5" w:rsidR="001013F4" w:rsidRDefault="001013F4" w:rsidP="00782B27">
      <w:pPr>
        <w:rPr>
          <w:sz w:val="24"/>
          <w:szCs w:val="24"/>
        </w:rPr>
      </w:pPr>
      <w:r>
        <w:rPr>
          <w:sz w:val="24"/>
          <w:szCs w:val="24"/>
        </w:rPr>
        <w:t xml:space="preserve">In model 2019.1e we </w:t>
      </w:r>
      <w:r w:rsidR="006C1F7A">
        <w:rPr>
          <w:sz w:val="24"/>
          <w:szCs w:val="24"/>
        </w:rPr>
        <w:t>use model 2019.1d and include</w:t>
      </w:r>
      <w:r>
        <w:rPr>
          <w:sz w:val="24"/>
          <w:szCs w:val="24"/>
        </w:rPr>
        <w:t xml:space="preserve"> two changes to how fishery length frequency data is handled. First, we eliminate the filter that removes hauls that sampled less than 10 lengths and use all </w:t>
      </w:r>
      <w:r w:rsidR="00430096">
        <w:rPr>
          <w:sz w:val="24"/>
          <w:szCs w:val="24"/>
        </w:rPr>
        <w:t>length frequency</w:t>
      </w:r>
      <w:r>
        <w:rPr>
          <w:sz w:val="24"/>
          <w:szCs w:val="24"/>
        </w:rPr>
        <w:t xml:space="preserve"> data available. Second, rather than ‘fill-in’ missing federal length frequency data with ADF&amp;G data we merge the ADF&amp;G data with the federal data so that all length frequency data from both sources can be used in the expansion of length composition data fit in the GOA cod </w:t>
      </w:r>
      <w:commentRangeStart w:id="6"/>
      <w:r>
        <w:rPr>
          <w:sz w:val="24"/>
          <w:szCs w:val="24"/>
        </w:rPr>
        <w:t>assessment</w:t>
      </w:r>
      <w:commentRangeEnd w:id="6"/>
      <w:r w:rsidR="0000463D">
        <w:rPr>
          <w:rStyle w:val="CommentReference"/>
        </w:rPr>
        <w:commentReference w:id="6"/>
      </w:r>
      <w:r>
        <w:rPr>
          <w:sz w:val="24"/>
          <w:szCs w:val="24"/>
        </w:rPr>
        <w:t>.</w:t>
      </w:r>
      <w:r w:rsidR="00260461">
        <w:rPr>
          <w:sz w:val="24"/>
          <w:szCs w:val="24"/>
        </w:rPr>
        <w:t xml:space="preserve"> In order to merge the ADF&amp;G data, we also transition the fishery length composition expansion from weighting by catch at the week-area-gear level to weighting by catch at the trimester-area-gear level.</w:t>
      </w:r>
      <w:r>
        <w:rPr>
          <w:sz w:val="24"/>
          <w:szCs w:val="24"/>
        </w:rPr>
        <w:t xml:space="preserve"> </w:t>
      </w:r>
      <w:r w:rsidR="006C1F7A">
        <w:rPr>
          <w:sz w:val="24"/>
          <w:szCs w:val="24"/>
        </w:rPr>
        <w:t>In general, these two changes help to smooth out much of the variability in the fishery</w:t>
      </w:r>
      <w:r w:rsidR="00430096">
        <w:rPr>
          <w:sz w:val="24"/>
          <w:szCs w:val="24"/>
        </w:rPr>
        <w:t xml:space="preserve"> length composition data (2020 p</w:t>
      </w:r>
      <w:r w:rsidR="006C1F7A">
        <w:rPr>
          <w:sz w:val="24"/>
          <w:szCs w:val="24"/>
        </w:rPr>
        <w:t>ot fishery length composition shown in Figure 2 as an example).</w:t>
      </w:r>
    </w:p>
    <w:p w14:paraId="2396365F" w14:textId="1FA7A2AE" w:rsidR="00EC0FA3" w:rsidRDefault="00EC0FA3" w:rsidP="00EC0FA3">
      <w:pPr>
        <w:pStyle w:val="Heading3"/>
        <w:rPr>
          <w:szCs w:val="24"/>
        </w:rPr>
      </w:pPr>
      <w:r>
        <w:t>2019.1e.2cm and 2019.1e.5bm</w:t>
      </w:r>
    </w:p>
    <w:p w14:paraId="482CF189" w14:textId="498039C9" w:rsidR="008324EE" w:rsidRDefault="006C1F7A" w:rsidP="00331328">
      <w:pPr>
        <w:jc w:val="left"/>
        <w:rPr>
          <w:sz w:val="24"/>
          <w:szCs w:val="24"/>
        </w:rPr>
      </w:pPr>
      <w:r>
        <w:rPr>
          <w:sz w:val="24"/>
          <w:szCs w:val="24"/>
        </w:rPr>
        <w:t>Two additional models were considered as a subset of model 2019.1e to evaluate model performance and sensitivity to the bin size within the length composition and conditional age-at-length data</w:t>
      </w:r>
      <w:r w:rsidR="00EC31D7">
        <w:rPr>
          <w:sz w:val="24"/>
          <w:szCs w:val="24"/>
        </w:rPr>
        <w:t xml:space="preserve">. The first additional model, 2019.1e.2cm evaluates using 2 cm bins, and the second, 2019.1e.5cm, evaluates using 5 cm bins. Using recent bottom trawl survey length compositions as an example, increasing the bin size serves to smooth the length composition while retaining important signal within the data (Figure 3). </w:t>
      </w:r>
    </w:p>
    <w:p w14:paraId="03B320D0" w14:textId="21BB28AD" w:rsidR="00EC0FA3" w:rsidRDefault="00EC0FA3" w:rsidP="00EC0FA3">
      <w:pPr>
        <w:pStyle w:val="Heading2"/>
        <w:rPr>
          <w:sz w:val="24"/>
          <w:szCs w:val="24"/>
        </w:rPr>
      </w:pPr>
      <w:r w:rsidRPr="00711F03">
        <w:rPr>
          <w:sz w:val="24"/>
          <w:szCs w:val="24"/>
        </w:rPr>
        <w:t xml:space="preserve">Description of Alternative </w:t>
      </w:r>
      <w:r>
        <w:rPr>
          <w:sz w:val="24"/>
          <w:szCs w:val="24"/>
        </w:rPr>
        <w:t>Apportionment</w:t>
      </w:r>
    </w:p>
    <w:p w14:paraId="24142A59" w14:textId="7B476BFA" w:rsidR="00EC0FA3" w:rsidRPr="00EC0FA3" w:rsidRDefault="00EC0FA3" w:rsidP="00EC0FA3">
      <w:pPr>
        <w:rPr>
          <w:sz w:val="24"/>
          <w:szCs w:val="24"/>
        </w:rPr>
      </w:pPr>
      <w:r w:rsidRPr="00EC0FA3">
        <w:rPr>
          <w:sz w:val="24"/>
          <w:szCs w:val="24"/>
        </w:rPr>
        <w:t xml:space="preserve">There are a handful of assessments conducted at AFSC that utilize both the </w:t>
      </w:r>
      <w:r>
        <w:rPr>
          <w:sz w:val="24"/>
          <w:szCs w:val="24"/>
        </w:rPr>
        <w:t xml:space="preserve">AFSC </w:t>
      </w:r>
      <w:r w:rsidRPr="00EC0FA3">
        <w:rPr>
          <w:sz w:val="24"/>
          <w:szCs w:val="24"/>
        </w:rPr>
        <w:t>bottom trawl survey biomass and lo</w:t>
      </w:r>
      <w:r>
        <w:rPr>
          <w:sz w:val="24"/>
          <w:szCs w:val="24"/>
        </w:rPr>
        <w:t>n</w:t>
      </w:r>
      <w:r w:rsidRPr="00EC0FA3">
        <w:rPr>
          <w:sz w:val="24"/>
          <w:szCs w:val="24"/>
        </w:rPr>
        <w:t xml:space="preserve">gline </w:t>
      </w:r>
      <w:r>
        <w:rPr>
          <w:sz w:val="24"/>
          <w:szCs w:val="24"/>
        </w:rPr>
        <w:t>survey Relative Population Weight</w:t>
      </w:r>
      <w:r w:rsidR="00056CA4">
        <w:rPr>
          <w:sz w:val="24"/>
          <w:szCs w:val="24"/>
        </w:rPr>
        <w:t xml:space="preserve"> (RPW)</w:t>
      </w:r>
      <w:r>
        <w:rPr>
          <w:sz w:val="24"/>
          <w:szCs w:val="24"/>
        </w:rPr>
        <w:t xml:space="preserve"> indices within the REMA model (e.g</w:t>
      </w:r>
      <w:r w:rsidRPr="00935DB1">
        <w:rPr>
          <w:sz w:val="24"/>
          <w:szCs w:val="24"/>
        </w:rPr>
        <w:t>., Echave et al., 2023).</w:t>
      </w:r>
      <w:r w:rsidR="00056CA4">
        <w:rPr>
          <w:sz w:val="24"/>
          <w:szCs w:val="24"/>
        </w:rPr>
        <w:t xml:space="preserve"> Further, it has been a longstanding request by the SSC that the AFSC longline survey be considered for apportionment within the GOA cod assessment. Here, we compare the current method of apportionment using the AFSC bottom trawl survey biomass only with apportionment after integrating the AFSC bottom trawl survey biomass and longline survey RPW within the REMA model.</w:t>
      </w:r>
    </w:p>
    <w:p w14:paraId="5735B02E" w14:textId="77777777" w:rsidR="00EC0FA3" w:rsidRDefault="00EC0FA3" w:rsidP="00331328">
      <w:pPr>
        <w:jc w:val="left"/>
        <w:rPr>
          <w:sz w:val="24"/>
          <w:szCs w:val="24"/>
        </w:rPr>
      </w:pPr>
    </w:p>
    <w:p w14:paraId="2CC6F7FF" w14:textId="28C29DFC" w:rsidR="00FE0BE7" w:rsidRPr="00711F03" w:rsidRDefault="00FE0BE7" w:rsidP="00331328">
      <w:pPr>
        <w:jc w:val="left"/>
        <w:rPr>
          <w:sz w:val="24"/>
          <w:szCs w:val="24"/>
        </w:rPr>
      </w:pPr>
    </w:p>
    <w:p w14:paraId="350E0E8F" w14:textId="19D86592" w:rsidR="00FE0BE7" w:rsidRPr="00FE0BE7" w:rsidRDefault="00FE0BE7" w:rsidP="00FE0BE7">
      <w:pPr>
        <w:pStyle w:val="Heading1"/>
        <w:pBdr>
          <w:top w:val="nil"/>
          <w:left w:val="nil"/>
          <w:bottom w:val="nil"/>
          <w:right w:val="nil"/>
          <w:between w:val="nil"/>
        </w:pBdr>
      </w:pPr>
      <w:r>
        <w:t>Results</w:t>
      </w:r>
    </w:p>
    <w:p w14:paraId="73007D69" w14:textId="5EFC6D70" w:rsidR="00FE0BE7" w:rsidRPr="00711F03" w:rsidRDefault="00FE0BE7" w:rsidP="00FE0BE7">
      <w:pPr>
        <w:pStyle w:val="Heading2"/>
        <w:rPr>
          <w:sz w:val="24"/>
          <w:szCs w:val="24"/>
        </w:rPr>
      </w:pPr>
      <w:r w:rsidRPr="00711F03">
        <w:rPr>
          <w:sz w:val="24"/>
          <w:szCs w:val="24"/>
        </w:rPr>
        <w:t>Model 2019.</w:t>
      </w:r>
      <w:r w:rsidR="00EC31D7">
        <w:rPr>
          <w:sz w:val="24"/>
          <w:szCs w:val="24"/>
        </w:rPr>
        <w:t>1c</w:t>
      </w:r>
      <w:r w:rsidR="00D76419">
        <w:rPr>
          <w:sz w:val="24"/>
          <w:szCs w:val="24"/>
        </w:rPr>
        <w:t xml:space="preserve"> – input data changes</w:t>
      </w:r>
    </w:p>
    <w:p w14:paraId="62E756B7" w14:textId="653876C8" w:rsidR="00846C32" w:rsidRPr="00711F03" w:rsidRDefault="003D1279" w:rsidP="00FE0BE7">
      <w:pPr>
        <w:jc w:val="left"/>
        <w:rPr>
          <w:sz w:val="24"/>
          <w:szCs w:val="24"/>
        </w:rPr>
      </w:pPr>
      <w:r>
        <w:rPr>
          <w:sz w:val="24"/>
          <w:szCs w:val="24"/>
        </w:rPr>
        <w:t xml:space="preserve">The majority of the </w:t>
      </w:r>
      <w:r w:rsidR="00D76419">
        <w:rPr>
          <w:sz w:val="24"/>
          <w:szCs w:val="24"/>
        </w:rPr>
        <w:t>input data</w:t>
      </w:r>
      <w:r>
        <w:rPr>
          <w:sz w:val="24"/>
          <w:szCs w:val="24"/>
        </w:rPr>
        <w:t xml:space="preserve"> changes made within model 2019.1c resulted in minor changes to assessment estimates (</w:t>
      </w:r>
      <w:r w:rsidR="00425C84">
        <w:rPr>
          <w:sz w:val="24"/>
          <w:szCs w:val="24"/>
        </w:rPr>
        <w:t>estimates of spawning bio</w:t>
      </w:r>
      <w:r w:rsidR="00425C84" w:rsidRPr="00425C84">
        <w:rPr>
          <w:sz w:val="24"/>
          <w:szCs w:val="24"/>
        </w:rPr>
        <w:t xml:space="preserve">mass shown as an example in </w:t>
      </w:r>
      <w:r w:rsidRPr="00425C84">
        <w:rPr>
          <w:sz w:val="24"/>
          <w:szCs w:val="24"/>
        </w:rPr>
        <w:t xml:space="preserve">Table 3). Only three </w:t>
      </w:r>
      <w:r w:rsidR="00D76419" w:rsidRPr="00425C84">
        <w:rPr>
          <w:sz w:val="24"/>
          <w:szCs w:val="24"/>
        </w:rPr>
        <w:t>input data</w:t>
      </w:r>
      <w:r w:rsidRPr="00425C84">
        <w:rPr>
          <w:sz w:val="24"/>
          <w:szCs w:val="24"/>
        </w:rPr>
        <w:t xml:space="preserve"> changes resulted in an </w:t>
      </w:r>
      <w:r w:rsidR="00056CA4">
        <w:rPr>
          <w:sz w:val="24"/>
          <w:szCs w:val="24"/>
        </w:rPr>
        <w:t xml:space="preserve">absolute </w:t>
      </w:r>
      <w:r w:rsidRPr="00425C84">
        <w:rPr>
          <w:sz w:val="24"/>
          <w:szCs w:val="24"/>
        </w:rPr>
        <w:t xml:space="preserve">average percent difference in estimates of spawning biomass that was greater than 1%: </w:t>
      </w:r>
      <w:r w:rsidR="00425C84" w:rsidRPr="00425C84">
        <w:rPr>
          <w:sz w:val="24"/>
          <w:szCs w:val="24"/>
        </w:rPr>
        <w:t xml:space="preserve">2019.1c.2 in which the length bin was corrected for the longline survey length composition, </w:t>
      </w:r>
      <w:r w:rsidRPr="00425C84">
        <w:rPr>
          <w:sz w:val="24"/>
          <w:szCs w:val="24"/>
        </w:rPr>
        <w:t>2019.1c.4 in which the input sample size for fishery length composition data was set at the number of hauls actually used to compute length composition, and 2019.1c.6 in which the month for bottom trawl survey conditional age-at-length was changed from 1 (January) to 7 (July).</w:t>
      </w:r>
      <w:r>
        <w:rPr>
          <w:sz w:val="24"/>
          <w:szCs w:val="24"/>
        </w:rPr>
        <w:t xml:space="preserve"> The largest of these was from model 2019.1c.6, which resulted in </w:t>
      </w:r>
      <w:r w:rsidRPr="00425C84">
        <w:rPr>
          <w:sz w:val="24"/>
          <w:szCs w:val="24"/>
        </w:rPr>
        <w:t xml:space="preserve">a </w:t>
      </w:r>
      <w:r w:rsidR="00425C84" w:rsidRPr="00425C84">
        <w:rPr>
          <w:sz w:val="24"/>
          <w:szCs w:val="24"/>
        </w:rPr>
        <w:t>10</w:t>
      </w:r>
      <w:r w:rsidRPr="00425C84">
        <w:rPr>
          <w:sz w:val="24"/>
          <w:szCs w:val="24"/>
        </w:rPr>
        <w:t>%</w:t>
      </w:r>
      <w:r>
        <w:rPr>
          <w:sz w:val="24"/>
          <w:szCs w:val="24"/>
        </w:rPr>
        <w:t xml:space="preserve"> decrease in spawning biomass estimates on average. Combining all of these changes within model 2019.1c resulted in a decrease in the estimated spawning biomass across the time series of the model (Figure </w:t>
      </w:r>
      <w:r w:rsidR="00F91BB7">
        <w:rPr>
          <w:sz w:val="24"/>
          <w:szCs w:val="24"/>
        </w:rPr>
        <w:t>4).</w:t>
      </w:r>
      <w:r w:rsidR="00D76419">
        <w:rPr>
          <w:sz w:val="24"/>
          <w:szCs w:val="24"/>
        </w:rPr>
        <w:t xml:space="preserve"> </w:t>
      </w:r>
      <w:r w:rsidR="00D76419" w:rsidRPr="00A558BD">
        <w:rPr>
          <w:sz w:val="24"/>
          <w:szCs w:val="24"/>
        </w:rPr>
        <w:t xml:space="preserve">This decrease </w:t>
      </w:r>
      <w:r w:rsidR="00A558BD" w:rsidRPr="00A558BD">
        <w:rPr>
          <w:sz w:val="24"/>
          <w:szCs w:val="24"/>
        </w:rPr>
        <w:t>coincided with</w:t>
      </w:r>
      <w:r w:rsidR="00D76419" w:rsidRPr="00A558BD">
        <w:rPr>
          <w:sz w:val="24"/>
          <w:szCs w:val="24"/>
        </w:rPr>
        <w:t xml:space="preserve"> an increase in the bottom trawl </w:t>
      </w:r>
      <w:r w:rsidR="00A558BD" w:rsidRPr="00A558BD">
        <w:rPr>
          <w:sz w:val="24"/>
          <w:szCs w:val="24"/>
        </w:rPr>
        <w:t>catchability parameter to 1.19 in 2019.1c compared to 1.07</w:t>
      </w:r>
      <w:r w:rsidR="00D76419" w:rsidRPr="00A558BD">
        <w:rPr>
          <w:sz w:val="24"/>
          <w:szCs w:val="24"/>
        </w:rPr>
        <w:t xml:space="preserve"> in 2019.1b</w:t>
      </w:r>
      <w:r w:rsidR="002E6C0C">
        <w:rPr>
          <w:sz w:val="24"/>
          <w:szCs w:val="24"/>
        </w:rPr>
        <w:t xml:space="preserve"> (other key parameter estimates are shown in Table 6)</w:t>
      </w:r>
      <w:r w:rsidR="00A558BD">
        <w:rPr>
          <w:sz w:val="24"/>
          <w:szCs w:val="24"/>
        </w:rPr>
        <w:t>.</w:t>
      </w:r>
      <w:r w:rsidR="002E6C0C">
        <w:rPr>
          <w:sz w:val="24"/>
          <w:szCs w:val="24"/>
        </w:rPr>
        <w:t xml:space="preserve"> The overall negative log-likelihood in model 2019.1c decreased compared to model 2019.1b (Table 4), due primarily to a decrease in the length composition component</w:t>
      </w:r>
      <w:r w:rsidR="008A273A">
        <w:rPr>
          <w:sz w:val="24"/>
          <w:szCs w:val="24"/>
        </w:rPr>
        <w:t>, which decreased as the input sample size decreased to reflect the number of hauls from which samples were used in the fishery length composition expansion.</w:t>
      </w:r>
    </w:p>
    <w:p w14:paraId="70B11A48" w14:textId="033F2531" w:rsidR="00846C32" w:rsidRPr="00711F03" w:rsidRDefault="00846C32" w:rsidP="00846C32">
      <w:pPr>
        <w:pStyle w:val="Heading2"/>
        <w:rPr>
          <w:sz w:val="24"/>
          <w:szCs w:val="24"/>
        </w:rPr>
      </w:pPr>
      <w:r w:rsidRPr="00711F03">
        <w:rPr>
          <w:sz w:val="24"/>
          <w:szCs w:val="24"/>
        </w:rPr>
        <w:t>Model 2019.1</w:t>
      </w:r>
      <w:r w:rsidR="00D76419">
        <w:rPr>
          <w:sz w:val="24"/>
          <w:szCs w:val="24"/>
        </w:rPr>
        <w:t>d – updating ageing error</w:t>
      </w:r>
    </w:p>
    <w:p w14:paraId="3D61020D" w14:textId="27CC8F48" w:rsidR="00846C32" w:rsidRPr="00711F03" w:rsidRDefault="007D0963" w:rsidP="00846C32">
      <w:pPr>
        <w:jc w:val="left"/>
        <w:rPr>
          <w:sz w:val="24"/>
          <w:szCs w:val="24"/>
        </w:rPr>
      </w:pPr>
      <w:r>
        <w:rPr>
          <w:sz w:val="24"/>
          <w:szCs w:val="24"/>
        </w:rPr>
        <w:t>Updating ageing error and bias parameters in model 2019.1d resulted in a slight decrease in estimated spawning biomass compared to model 2019.1c (Figure 5)</w:t>
      </w:r>
      <w:r w:rsidR="00F50CC2">
        <w:rPr>
          <w:sz w:val="24"/>
          <w:szCs w:val="24"/>
        </w:rPr>
        <w:t>. The overall negative log-likelihood of model 2019.1d was smaller than model 2019.1c</w:t>
      </w:r>
      <w:r w:rsidR="002E6C0C">
        <w:rPr>
          <w:sz w:val="24"/>
          <w:szCs w:val="24"/>
        </w:rPr>
        <w:t xml:space="preserve"> (Table 4)</w:t>
      </w:r>
      <w:r w:rsidR="00F50CC2">
        <w:rPr>
          <w:sz w:val="24"/>
          <w:szCs w:val="24"/>
        </w:rPr>
        <w:t>, indicating that updating ageing error and bias parameters improved model fit. The largest decrease in negative log-likelihood occurred for the conditional age-at-length data component, although, there was a decrease in the negative log-likelihood for each data component of the model.</w:t>
      </w:r>
      <w:r w:rsidR="008A273A">
        <w:rPr>
          <w:sz w:val="24"/>
          <w:szCs w:val="24"/>
        </w:rPr>
        <w:t xml:space="preserve"> Compared to model 2019.1b and 2019.1c the AFSC bottom trawl catchability parameter estimate in model 2019.1d increased (other key parameter estimates are shown in Table 6).</w:t>
      </w:r>
    </w:p>
    <w:p w14:paraId="37B5F4D6" w14:textId="1D777053" w:rsidR="004E7779" w:rsidRPr="00711F03" w:rsidRDefault="004E7779" w:rsidP="004E7779">
      <w:pPr>
        <w:pStyle w:val="Heading2"/>
        <w:rPr>
          <w:sz w:val="24"/>
          <w:szCs w:val="24"/>
        </w:rPr>
      </w:pPr>
      <w:r w:rsidRPr="00711F03">
        <w:rPr>
          <w:sz w:val="24"/>
          <w:szCs w:val="24"/>
        </w:rPr>
        <w:t>Model 2019.1</w:t>
      </w:r>
      <w:r w:rsidR="00D76419">
        <w:rPr>
          <w:sz w:val="24"/>
          <w:szCs w:val="24"/>
        </w:rPr>
        <w:t>e – fishery length composition</w:t>
      </w:r>
    </w:p>
    <w:p w14:paraId="78831C23" w14:textId="7C40CE21" w:rsidR="00990418" w:rsidRDefault="000802F6" w:rsidP="00B24CE1">
      <w:pPr>
        <w:jc w:val="left"/>
        <w:rPr>
          <w:sz w:val="24"/>
          <w:szCs w:val="24"/>
        </w:rPr>
      </w:pPr>
      <w:r>
        <w:rPr>
          <w:sz w:val="24"/>
          <w:szCs w:val="24"/>
        </w:rPr>
        <w:t>Removing the filter and merging ADF&amp;G length frequency data when expanding the fishery length composition data resulted in an increase in estimated spawning biomass in model 2019.1e compared to model 2019.1d (Figure 6)</w:t>
      </w:r>
      <w:r w:rsidR="00990418">
        <w:rPr>
          <w:sz w:val="24"/>
          <w:szCs w:val="24"/>
        </w:rPr>
        <w:t>.</w:t>
      </w:r>
      <w:r w:rsidR="00EF4F30">
        <w:rPr>
          <w:sz w:val="24"/>
          <w:szCs w:val="24"/>
        </w:rPr>
        <w:t xml:space="preserve"> </w:t>
      </w:r>
      <w:r w:rsidR="000702B9">
        <w:rPr>
          <w:sz w:val="24"/>
          <w:szCs w:val="24"/>
        </w:rPr>
        <w:t>Model 2019.1e fit to fishery length composition (as illustrated by the aggregated fit in Figure 7) improved for the longline and pot fishery compared to model 2019.1d, but slightly degraded for the trawl fishery. While the fit to the fishery length composition improved</w:t>
      </w:r>
      <w:r w:rsidR="00EF4F30">
        <w:rPr>
          <w:sz w:val="24"/>
          <w:szCs w:val="24"/>
        </w:rPr>
        <w:t xml:space="preserve"> in general</w:t>
      </w:r>
      <w:r w:rsidR="000702B9">
        <w:rPr>
          <w:sz w:val="24"/>
          <w:szCs w:val="24"/>
        </w:rPr>
        <w:t>, it was at the expense of fit to the survey indices</w:t>
      </w:r>
      <w:r w:rsidR="00EF4F30">
        <w:rPr>
          <w:sz w:val="24"/>
          <w:szCs w:val="24"/>
        </w:rPr>
        <w:t>, particularly the longline survey (Table 5). Visually, the fit to the bottom trawl survey is similar between models 2019.1d and 2019.1e (top panel Figure 8). The fit to the longline survey results in the largest differences between 2019.1d and 2019.1e in the mid-2000s (bottom panel Figure 8), although, the fit since 2010 has been similar between these two models.</w:t>
      </w:r>
    </w:p>
    <w:p w14:paraId="27116F17" w14:textId="5B326CAB" w:rsidR="00EF4F30" w:rsidRDefault="00EF4F30" w:rsidP="00B24CE1">
      <w:pPr>
        <w:jc w:val="left"/>
        <w:rPr>
          <w:sz w:val="24"/>
          <w:szCs w:val="24"/>
        </w:rPr>
      </w:pPr>
      <w:r>
        <w:rPr>
          <w:sz w:val="24"/>
          <w:szCs w:val="24"/>
        </w:rPr>
        <w:lastRenderedPageBreak/>
        <w:t>Applying the 2 cm and 5 cm bins within model 2019.1e resulted in models that estimated similar trends and magnitudes in spawning biomass (Figure 9) and resulted in similar fits to data (Table 5).</w:t>
      </w:r>
    </w:p>
    <w:p w14:paraId="071430BB" w14:textId="225F1BAC" w:rsidR="00990418" w:rsidRPr="00711F03" w:rsidRDefault="00990418" w:rsidP="00990418">
      <w:pPr>
        <w:pStyle w:val="Heading2"/>
        <w:rPr>
          <w:sz w:val="24"/>
          <w:szCs w:val="24"/>
        </w:rPr>
      </w:pPr>
      <w:r>
        <w:rPr>
          <w:sz w:val="24"/>
          <w:szCs w:val="24"/>
        </w:rPr>
        <w:t>Recommended model 2019.1e.5cm/2024.0</w:t>
      </w:r>
    </w:p>
    <w:p w14:paraId="0F45698D" w14:textId="406B9F9A" w:rsidR="00990418" w:rsidRDefault="00EA59C3" w:rsidP="00B24CE1">
      <w:pPr>
        <w:jc w:val="left"/>
        <w:rPr>
          <w:sz w:val="24"/>
          <w:szCs w:val="24"/>
        </w:rPr>
      </w:pPr>
      <w:r>
        <w:rPr>
          <w:sz w:val="24"/>
          <w:szCs w:val="24"/>
        </w:rPr>
        <w:t>We recommend that model 219.1e.5cm be pursued for consideration at the November Plan Team meeting as an alternative model to the accepted model 2019.1b. This model represents a number of improvements to the 2023 assessment model that include correcting errors in data input files, improving model consistency with other AFSC cod assessments, updating important data input parameters, simplifying fishery length composition expansion methods, and improving model efficiency through extending the bins for length composition data. Ultimately the model estimates a shift in spawning biomass to smaller values (Figure 10), however, model 2019.1e.5cm is consistent with model 2019.1b by the end of the model’s time series. W</w:t>
      </w:r>
      <w:r w:rsidR="00B51B2F">
        <w:rPr>
          <w:sz w:val="24"/>
          <w:szCs w:val="24"/>
        </w:rPr>
        <w:t>e note</w:t>
      </w:r>
      <w:r>
        <w:rPr>
          <w:sz w:val="24"/>
          <w:szCs w:val="24"/>
        </w:rPr>
        <w:t xml:space="preserve"> that there are a number of important changes in parameter estimates that occur in model 2019.1e.5c compared to model 2019.1b</w:t>
      </w:r>
      <w:r w:rsidR="00B51B2F">
        <w:rPr>
          <w:sz w:val="24"/>
          <w:szCs w:val="24"/>
        </w:rPr>
        <w:t xml:space="preserve"> (Table 6 and Figures 11 and 12); these changes primarily occurred due to model change 2019.1c.6, in which the month for the bottom trawl survey conditional age-at-length was corrected to July rather than January as opposed to model changes that updated ageing error and changed how fishery length composition was expanded. Because of these changes in parameter estimates and the number of improvements made to the input data sources for the model, we recommend consideration of a model renumbering to 2024.0 for this model.</w:t>
      </w:r>
    </w:p>
    <w:p w14:paraId="235B0207" w14:textId="0E4F9050" w:rsidR="008A273A" w:rsidRPr="00711F03" w:rsidRDefault="008A273A" w:rsidP="008A273A">
      <w:pPr>
        <w:pStyle w:val="Heading2"/>
        <w:rPr>
          <w:sz w:val="24"/>
          <w:szCs w:val="24"/>
        </w:rPr>
      </w:pPr>
      <w:r>
        <w:rPr>
          <w:sz w:val="24"/>
          <w:szCs w:val="24"/>
        </w:rPr>
        <w:t>Alternative apportionment investigation</w:t>
      </w:r>
    </w:p>
    <w:p w14:paraId="7BD6B6C6" w14:textId="16333707" w:rsidR="008A273A" w:rsidRDefault="00AF0231" w:rsidP="00B24CE1">
      <w:pPr>
        <w:jc w:val="left"/>
        <w:rPr>
          <w:sz w:val="24"/>
          <w:szCs w:val="24"/>
        </w:rPr>
      </w:pPr>
      <w:r>
        <w:rPr>
          <w:sz w:val="24"/>
          <w:szCs w:val="24"/>
        </w:rPr>
        <w:t xml:space="preserve">Using the REMA model we estimated alternative apportionment by integrating the AFSC longline survey RPW index with the AFSC bottom trawl survey biomass index. We followed a factorial design consisting of combinations that varied the number of process error parameters (either a single parameter or a parameter by sub-region), the number of scaling parameters (either a single parameter or a parameter by sub-region), and parameters to estimate additional uncertainty applied to the bottom trawl and longline survey indices (either one or both). AIC comparison across these combinations resulted in four models that were not statistically different with difference in AIC values of less than 1. </w:t>
      </w:r>
      <w:commentRangeStart w:id="7"/>
      <w:r>
        <w:rPr>
          <w:sz w:val="24"/>
          <w:szCs w:val="24"/>
        </w:rPr>
        <w:t>Whether estimating 1 or 3 process error parameters did not result in different AIC values, and whether estimating additional uncertainty for the trawl survey or both the trawl survey and longline survey did not result in different AIC values.</w:t>
      </w:r>
      <w:commentRangeEnd w:id="7"/>
      <w:r w:rsidR="009262A3">
        <w:rPr>
          <w:rStyle w:val="CommentReference"/>
        </w:rPr>
        <w:commentReference w:id="7"/>
      </w:r>
      <w:r w:rsidR="00567B68">
        <w:rPr>
          <w:sz w:val="24"/>
          <w:szCs w:val="24"/>
        </w:rPr>
        <w:t xml:space="preserve"> We compare across these four models to illustrate the differences in apportionment with the current convention of only using the bottom trawl survey.</w:t>
      </w:r>
    </w:p>
    <w:p w14:paraId="72C88F86" w14:textId="6EBA9925" w:rsidR="00104C96" w:rsidRDefault="00567B68" w:rsidP="00B24CE1">
      <w:pPr>
        <w:jc w:val="left"/>
        <w:rPr>
          <w:sz w:val="24"/>
          <w:szCs w:val="24"/>
        </w:rPr>
      </w:pPr>
      <w:r>
        <w:rPr>
          <w:sz w:val="24"/>
          <w:szCs w:val="24"/>
        </w:rPr>
        <w:t>O</w:t>
      </w:r>
      <w:r w:rsidR="00181C7D">
        <w:rPr>
          <w:sz w:val="24"/>
          <w:szCs w:val="24"/>
        </w:rPr>
        <w:t>ver the last 5</w:t>
      </w:r>
      <w:r>
        <w:rPr>
          <w:sz w:val="24"/>
          <w:szCs w:val="24"/>
        </w:rPr>
        <w:t xml:space="preserve"> years of surveys (</w:t>
      </w:r>
      <w:r w:rsidR="00181C7D">
        <w:rPr>
          <w:sz w:val="24"/>
          <w:szCs w:val="24"/>
        </w:rPr>
        <w:t>from 2019</w:t>
      </w:r>
      <w:r>
        <w:rPr>
          <w:sz w:val="24"/>
          <w:szCs w:val="24"/>
        </w:rPr>
        <w:t xml:space="preserve"> – 2023) the varia</w:t>
      </w:r>
      <w:r w:rsidR="00181C7D">
        <w:rPr>
          <w:sz w:val="24"/>
          <w:szCs w:val="24"/>
        </w:rPr>
        <w:t>bility in apportionment for the each of the GOA</w:t>
      </w:r>
      <w:r>
        <w:rPr>
          <w:sz w:val="24"/>
          <w:szCs w:val="24"/>
        </w:rPr>
        <w:t xml:space="preserve"> </w:t>
      </w:r>
      <w:r w:rsidR="00181C7D">
        <w:rPr>
          <w:sz w:val="24"/>
          <w:szCs w:val="24"/>
        </w:rPr>
        <w:t>sub-</w:t>
      </w:r>
      <w:r>
        <w:rPr>
          <w:sz w:val="24"/>
          <w:szCs w:val="24"/>
        </w:rPr>
        <w:t>region</w:t>
      </w:r>
      <w:r w:rsidR="00181C7D">
        <w:rPr>
          <w:sz w:val="24"/>
          <w:szCs w:val="24"/>
        </w:rPr>
        <w:t>s</w:t>
      </w:r>
      <w:r>
        <w:rPr>
          <w:sz w:val="24"/>
          <w:szCs w:val="24"/>
        </w:rPr>
        <w:t xml:space="preserve"> has been larger when using both the trawl and longline surveys as compared to using only the trawl survey</w:t>
      </w:r>
      <w:r w:rsidR="00A431C0">
        <w:rPr>
          <w:sz w:val="24"/>
          <w:szCs w:val="24"/>
        </w:rPr>
        <w:t xml:space="preserve"> (Table 7 and illustrated in Figure 13)</w:t>
      </w:r>
      <w:r w:rsidR="00181C7D">
        <w:rPr>
          <w:sz w:val="24"/>
          <w:szCs w:val="24"/>
        </w:rPr>
        <w:t xml:space="preserve">. The coefficient of variation (CV) in apportionment estimates over the most recent 5 years is, on average, about 70% larger when using both surveys as compared to only the trawl survey. </w:t>
      </w:r>
      <w:r>
        <w:rPr>
          <w:sz w:val="24"/>
          <w:szCs w:val="24"/>
        </w:rPr>
        <w:t xml:space="preserve"> </w:t>
      </w:r>
      <w:r w:rsidR="00181C7D">
        <w:rPr>
          <w:sz w:val="24"/>
          <w:szCs w:val="24"/>
        </w:rPr>
        <w:t>C</w:t>
      </w:r>
      <w:r w:rsidR="00935DB1">
        <w:rPr>
          <w:sz w:val="24"/>
          <w:szCs w:val="24"/>
        </w:rPr>
        <w:t>ompared</w:t>
      </w:r>
      <w:r w:rsidR="00181C7D">
        <w:rPr>
          <w:sz w:val="24"/>
          <w:szCs w:val="24"/>
        </w:rPr>
        <w:t xml:space="preserve"> to apportionment that was used in the </w:t>
      </w:r>
      <w:r w:rsidR="00935DB1">
        <w:rPr>
          <w:sz w:val="24"/>
          <w:szCs w:val="24"/>
        </w:rPr>
        <w:t>2</w:t>
      </w:r>
      <w:r w:rsidR="00181C7D">
        <w:rPr>
          <w:sz w:val="24"/>
          <w:szCs w:val="24"/>
        </w:rPr>
        <w:t>023 assessment</w:t>
      </w:r>
      <w:r>
        <w:rPr>
          <w:sz w:val="24"/>
          <w:szCs w:val="24"/>
        </w:rPr>
        <w:t xml:space="preserve">, using both the longline and trawl survey results in a larger apportionment to the Eastern and Western GOA and smaller apportionment to the Central GOA as compared to </w:t>
      </w:r>
      <w:r w:rsidR="00A431C0">
        <w:rPr>
          <w:sz w:val="24"/>
          <w:szCs w:val="24"/>
        </w:rPr>
        <w:t xml:space="preserve">using the trawl survey data only. </w:t>
      </w:r>
      <w:r w:rsidR="00181C7D">
        <w:rPr>
          <w:sz w:val="24"/>
          <w:szCs w:val="24"/>
        </w:rPr>
        <w:t>This change in apportionment and variability is primar</w:t>
      </w:r>
      <w:ins w:id="8" w:author="Chris.Lunsford" w:date="2024-09-09T15:07:00Z">
        <w:r w:rsidR="009262A3">
          <w:rPr>
            <w:sz w:val="24"/>
            <w:szCs w:val="24"/>
          </w:rPr>
          <w:t>il</w:t>
        </w:r>
      </w:ins>
      <w:r w:rsidR="00181C7D">
        <w:rPr>
          <w:sz w:val="24"/>
          <w:szCs w:val="24"/>
        </w:rPr>
        <w:t xml:space="preserve">y due to </w:t>
      </w:r>
      <w:r w:rsidR="00104C96">
        <w:rPr>
          <w:sz w:val="24"/>
          <w:szCs w:val="24"/>
        </w:rPr>
        <w:t>differences</w:t>
      </w:r>
      <w:r w:rsidR="00181C7D">
        <w:rPr>
          <w:sz w:val="24"/>
          <w:szCs w:val="24"/>
        </w:rPr>
        <w:t xml:space="preserve"> in the relative biomass and RPW that is estimated within each of the sub-regions for each survey (</w:t>
      </w:r>
      <w:r w:rsidR="00935DB1">
        <w:rPr>
          <w:sz w:val="24"/>
          <w:szCs w:val="24"/>
        </w:rPr>
        <w:t xml:space="preserve">illustrated in </w:t>
      </w:r>
      <w:r w:rsidR="00181C7D">
        <w:rPr>
          <w:sz w:val="24"/>
          <w:szCs w:val="24"/>
        </w:rPr>
        <w:t xml:space="preserve">Figure 14). </w:t>
      </w:r>
      <w:r w:rsidR="00104C96">
        <w:rPr>
          <w:sz w:val="24"/>
          <w:szCs w:val="24"/>
        </w:rPr>
        <w:t xml:space="preserve">Particularly for the </w:t>
      </w:r>
      <w:r w:rsidR="00104C96">
        <w:rPr>
          <w:sz w:val="24"/>
          <w:szCs w:val="24"/>
        </w:rPr>
        <w:lastRenderedPageBreak/>
        <w:t xml:space="preserve">Eastern GOA, the AFSC longline survey estimates relatively larger RPW than the trawl survey estimates biomass. </w:t>
      </w:r>
    </w:p>
    <w:p w14:paraId="12EFE5CC" w14:textId="313579E7" w:rsidR="00181C7D" w:rsidRPr="00711F03" w:rsidRDefault="00104C96" w:rsidP="00B24CE1">
      <w:pPr>
        <w:jc w:val="left"/>
        <w:rPr>
          <w:sz w:val="24"/>
          <w:szCs w:val="24"/>
        </w:rPr>
      </w:pPr>
      <w:r>
        <w:rPr>
          <w:sz w:val="24"/>
          <w:szCs w:val="24"/>
        </w:rPr>
        <w:t>Within the GOA cod assessment, there remains an environmental link between bottom temperature and AFSC survey longline catchability. However, the environmental index used for this link does not yet have a sub-region component. Further, the REMA model does not have the functionality to include an environmental</w:t>
      </w:r>
      <w:r w:rsidR="00935DB1">
        <w:rPr>
          <w:sz w:val="24"/>
          <w:szCs w:val="24"/>
        </w:rPr>
        <w:t xml:space="preserve"> link, for</w:t>
      </w:r>
      <w:r>
        <w:rPr>
          <w:sz w:val="24"/>
          <w:szCs w:val="24"/>
        </w:rPr>
        <w:t xml:space="preserve"> this case we would propose developing a link with the scaling parameter that would mimic the link used in the main assessment. While increased variability in itself is not a reason to reject using the REMA model with indices from both surveys, we hypothesize that including an environmental link within the REMA model may serve to dampen some of the variability that results when using the AFSC longline survey as an additional index. Further, while there is some shift in apportionment when using the multi-index REMA model, the results are not substantially different than using the AFSC bottom trawl survey on </w:t>
      </w:r>
      <w:r w:rsidR="00CE52BA">
        <w:rPr>
          <w:sz w:val="24"/>
          <w:szCs w:val="24"/>
        </w:rPr>
        <w:t>its</w:t>
      </w:r>
      <w:r>
        <w:rPr>
          <w:sz w:val="24"/>
          <w:szCs w:val="24"/>
        </w:rPr>
        <w:t xml:space="preserve"> own. For these reasons, we recommend to continue using only the AFSC bottom trawl survey for apportionment in the GOA </w:t>
      </w:r>
      <w:r w:rsidR="00CE52BA">
        <w:rPr>
          <w:sz w:val="24"/>
          <w:szCs w:val="24"/>
        </w:rPr>
        <w:t>cod assessment until (1) functionality in the REMA model is developed to accommodate an environmental link with the scaling parameters, and (2) environmental indices that can be linked to the AFSC longline survey are developed at the sub-region scale.</w:t>
      </w:r>
    </w:p>
    <w:p w14:paraId="7C3336AA" w14:textId="18EBA372" w:rsidR="0039259B" w:rsidRDefault="0039259B"/>
    <w:p w14:paraId="71F54514" w14:textId="77777777" w:rsidR="0039259B" w:rsidRDefault="0039259B" w:rsidP="0039259B">
      <w:pPr>
        <w:pStyle w:val="Heading1"/>
        <w:pBdr>
          <w:top w:val="nil"/>
          <w:left w:val="nil"/>
          <w:bottom w:val="nil"/>
          <w:right w:val="nil"/>
          <w:between w:val="nil"/>
        </w:pBdr>
      </w:pPr>
      <w:r>
        <w:t>Literature Cited</w:t>
      </w:r>
    </w:p>
    <w:p w14:paraId="4A9CAC5A" w14:textId="19E8A952" w:rsidR="0002571A" w:rsidRDefault="0002571A" w:rsidP="0002571A">
      <w:pPr>
        <w:ind w:left="720" w:hanging="720"/>
        <w:jc w:val="left"/>
        <w:rPr>
          <w:sz w:val="24"/>
          <w:szCs w:val="24"/>
        </w:rPr>
      </w:pPr>
      <w:r w:rsidRPr="00935DB1">
        <w:rPr>
          <w:sz w:val="24"/>
          <w:szCs w:val="24"/>
        </w:rPr>
        <w:t xml:space="preserve">Barbeaux. S. J., K. Aydin, B. Fissel, K. Holsman, </w:t>
      </w:r>
      <w:r w:rsidR="00935DB1" w:rsidRPr="00935DB1">
        <w:rPr>
          <w:sz w:val="24"/>
          <w:szCs w:val="24"/>
        </w:rPr>
        <w:t xml:space="preserve">B. Laurel, </w:t>
      </w:r>
      <w:r w:rsidRPr="00935DB1">
        <w:rPr>
          <w:sz w:val="24"/>
          <w:szCs w:val="24"/>
        </w:rPr>
        <w:t xml:space="preserve">W. Palsson, </w:t>
      </w:r>
      <w:r w:rsidR="00935DB1" w:rsidRPr="00935DB1">
        <w:rPr>
          <w:sz w:val="24"/>
          <w:szCs w:val="24"/>
        </w:rPr>
        <w:t xml:space="preserve">L. Rogers, </w:t>
      </w:r>
      <w:r w:rsidRPr="00935DB1">
        <w:rPr>
          <w:sz w:val="24"/>
          <w:szCs w:val="24"/>
        </w:rPr>
        <w:t>K. Shotw</w:t>
      </w:r>
      <w:r w:rsidR="00935DB1" w:rsidRPr="00935DB1">
        <w:rPr>
          <w:sz w:val="24"/>
          <w:szCs w:val="24"/>
        </w:rPr>
        <w:t>ell, Q. Yang, and S. Zador. 2019</w:t>
      </w:r>
      <w:r w:rsidRPr="00935DB1">
        <w:rPr>
          <w:sz w:val="24"/>
          <w:szCs w:val="24"/>
        </w:rPr>
        <w:t xml:space="preserve">. Assessment of the Pacific cod stock in the Gulf of Alaska. </w:t>
      </w:r>
      <w:r w:rsidRPr="00935DB1">
        <w:rPr>
          <w:i/>
          <w:iCs/>
          <w:sz w:val="24"/>
          <w:szCs w:val="24"/>
        </w:rPr>
        <w:t>In</w:t>
      </w:r>
      <w:r w:rsidRPr="00935DB1">
        <w:rPr>
          <w:sz w:val="24"/>
          <w:szCs w:val="24"/>
        </w:rPr>
        <w:t xml:space="preserve"> Stock assessment and fishery evaluation report for the groundfish resources of the Gulf of Alaska. North Pacific Fishery Management Council, 605 W. 4th Avenue Suite 306, Anchorage, AK 99501</w:t>
      </w:r>
    </w:p>
    <w:p w14:paraId="0DB47E84" w14:textId="71FB6E51" w:rsidR="00935DB1" w:rsidRPr="00935DB1" w:rsidRDefault="00935DB1" w:rsidP="0002571A">
      <w:pPr>
        <w:ind w:left="720" w:hanging="720"/>
        <w:jc w:val="left"/>
        <w:rPr>
          <w:sz w:val="24"/>
          <w:szCs w:val="24"/>
        </w:rPr>
      </w:pPr>
      <w:r w:rsidRPr="00935DB1">
        <w:rPr>
          <w:sz w:val="24"/>
          <w:szCs w:val="24"/>
        </w:rPr>
        <w:t xml:space="preserve">Echave, K. B., K. A. Siwicke, J. Sullivan, and B. Ferriss, 2023. Assessment of the Shortraker Rockfish stock in the Gulf of Alaska. </w:t>
      </w:r>
      <w:r w:rsidRPr="00935DB1">
        <w:rPr>
          <w:i/>
          <w:iCs/>
          <w:sz w:val="24"/>
          <w:szCs w:val="24"/>
        </w:rPr>
        <w:t>In</w:t>
      </w:r>
      <w:r w:rsidRPr="00935DB1">
        <w:rPr>
          <w:sz w:val="24"/>
          <w:szCs w:val="24"/>
        </w:rPr>
        <w:t xml:space="preserve"> Stock assessment and fishery evaluation report for the groundfish resources of the Gulf of Alaska. North Pacific Fishery Management Council, 605 W. 4th Avenue Suite 306, Anchorage, AK 99501</w:t>
      </w:r>
    </w:p>
    <w:p w14:paraId="6BE4E963" w14:textId="1AC4F798" w:rsidR="00935DB1" w:rsidRPr="00935DB1" w:rsidRDefault="00935DB1" w:rsidP="0002571A">
      <w:pPr>
        <w:ind w:left="720" w:hanging="720"/>
        <w:jc w:val="left"/>
        <w:rPr>
          <w:sz w:val="24"/>
          <w:szCs w:val="24"/>
        </w:rPr>
      </w:pPr>
      <w:r w:rsidRPr="00935DB1">
        <w:rPr>
          <w:sz w:val="24"/>
          <w:szCs w:val="24"/>
        </w:rPr>
        <w:t>Punt, A.E., Smith, D.C., KrusicGolub, K., Robertson, S., 2008. Quantifying age-reading error for use in fisheries stock assessments, with application to species in Australia’s southern and eastern scalefish and shark fishery. Can. J. Fish. Aquat. Sci. 65 (9), 1991–2005.</w:t>
      </w:r>
    </w:p>
    <w:p w14:paraId="520FC856" w14:textId="77777777" w:rsidR="0039259B" w:rsidRPr="004E7779" w:rsidRDefault="0039259B" w:rsidP="00B24CE1">
      <w:pPr>
        <w:jc w:val="left"/>
      </w:pPr>
    </w:p>
    <w:p w14:paraId="41A49222" w14:textId="77777777" w:rsidR="004E7779" w:rsidRPr="00846C32" w:rsidRDefault="004E7779" w:rsidP="00846C32">
      <w:pPr>
        <w:jc w:val="left"/>
      </w:pPr>
    </w:p>
    <w:p w14:paraId="51E7488E" w14:textId="460CA521" w:rsidR="00FE0BE7" w:rsidRDefault="00FE0BE7" w:rsidP="00FE0BE7">
      <w:pPr>
        <w:jc w:val="left"/>
      </w:pPr>
    </w:p>
    <w:p w14:paraId="6E27AB97" w14:textId="67A48B5D" w:rsidR="00FE0BE7" w:rsidRDefault="00FE0BE7">
      <w:r>
        <w:br w:type="page"/>
      </w:r>
    </w:p>
    <w:p w14:paraId="0CF6004F" w14:textId="77777777" w:rsidR="00FE0BE7" w:rsidRDefault="00FE0BE7" w:rsidP="00FE0BE7">
      <w:pPr>
        <w:pStyle w:val="Heading1"/>
        <w:pBdr>
          <w:top w:val="nil"/>
          <w:left w:val="nil"/>
          <w:bottom w:val="nil"/>
          <w:right w:val="nil"/>
          <w:between w:val="nil"/>
        </w:pBdr>
      </w:pPr>
      <w:r>
        <w:lastRenderedPageBreak/>
        <w:t>Tables</w:t>
      </w:r>
    </w:p>
    <w:p w14:paraId="2E835A62" w14:textId="31CBC608" w:rsidR="00FE0BE7" w:rsidRPr="00711F03" w:rsidRDefault="00E72619" w:rsidP="00FE0BE7">
      <w:pPr>
        <w:jc w:val="left"/>
        <w:rPr>
          <w:sz w:val="24"/>
          <w:szCs w:val="24"/>
        </w:rPr>
      </w:pPr>
      <w:r w:rsidRPr="00711F03">
        <w:rPr>
          <w:sz w:val="24"/>
          <w:szCs w:val="24"/>
        </w:rPr>
        <w:t xml:space="preserve">Table 1. </w:t>
      </w:r>
      <w:r w:rsidR="002A30F5">
        <w:rPr>
          <w:sz w:val="24"/>
          <w:szCs w:val="24"/>
        </w:rPr>
        <w:t>Percent of hauls within fishery length frequency data that sampled less than 10 lengths per haul.</w:t>
      </w:r>
    </w:p>
    <w:tbl>
      <w:tblPr>
        <w:tblW w:w="4896" w:type="dxa"/>
        <w:tblCellMar>
          <w:left w:w="0" w:type="dxa"/>
          <w:right w:w="0" w:type="dxa"/>
        </w:tblCellMar>
        <w:tblLook w:val="0600" w:firstRow="0" w:lastRow="0" w:firstColumn="0" w:lastColumn="0" w:noHBand="1" w:noVBand="1"/>
      </w:tblPr>
      <w:tblGrid>
        <w:gridCol w:w="1109"/>
        <w:gridCol w:w="586"/>
        <w:gridCol w:w="895"/>
        <w:gridCol w:w="1190"/>
        <w:gridCol w:w="1116"/>
      </w:tblGrid>
      <w:tr w:rsidR="002A30F5" w:rsidRPr="002A30F5" w14:paraId="56D359F6" w14:textId="77777777" w:rsidTr="001A300F">
        <w:trPr>
          <w:trHeight w:val="156"/>
        </w:trPr>
        <w:tc>
          <w:tcPr>
            <w:tcW w:w="1695" w:type="dxa"/>
            <w:gridSpan w:val="2"/>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3182FD13" w14:textId="2FAF6905" w:rsidR="002A30F5" w:rsidRPr="002A30F5" w:rsidRDefault="002A30F5" w:rsidP="002A30F5">
            <w:pPr>
              <w:jc w:val="center"/>
              <w:rPr>
                <w:sz w:val="24"/>
                <w:szCs w:val="24"/>
              </w:rPr>
            </w:pPr>
          </w:p>
        </w:tc>
        <w:tc>
          <w:tcPr>
            <w:tcW w:w="895"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09339D18" w14:textId="77777777" w:rsidR="002A30F5" w:rsidRPr="002A30F5" w:rsidRDefault="002A30F5" w:rsidP="002A30F5">
            <w:pPr>
              <w:jc w:val="center"/>
              <w:rPr>
                <w:sz w:val="24"/>
                <w:szCs w:val="24"/>
              </w:rPr>
            </w:pPr>
            <w:r w:rsidRPr="002A30F5">
              <w:rPr>
                <w:sz w:val="24"/>
                <w:szCs w:val="24"/>
              </w:rPr>
              <w:t>Longline</w:t>
            </w:r>
          </w:p>
        </w:tc>
        <w:tc>
          <w:tcPr>
            <w:tcW w:w="1190"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1C1E575F" w14:textId="77777777" w:rsidR="002A30F5" w:rsidRPr="002A30F5" w:rsidRDefault="002A30F5" w:rsidP="002A30F5">
            <w:pPr>
              <w:jc w:val="center"/>
              <w:rPr>
                <w:sz w:val="24"/>
                <w:szCs w:val="24"/>
              </w:rPr>
            </w:pPr>
            <w:r w:rsidRPr="002A30F5">
              <w:rPr>
                <w:sz w:val="24"/>
                <w:szCs w:val="24"/>
              </w:rPr>
              <w:t>Pot</w:t>
            </w:r>
          </w:p>
        </w:tc>
        <w:tc>
          <w:tcPr>
            <w:tcW w:w="1116"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530A8D16" w14:textId="77777777" w:rsidR="002A30F5" w:rsidRPr="002A30F5" w:rsidRDefault="002A30F5" w:rsidP="002A30F5">
            <w:pPr>
              <w:jc w:val="center"/>
              <w:rPr>
                <w:sz w:val="24"/>
                <w:szCs w:val="24"/>
              </w:rPr>
            </w:pPr>
            <w:r w:rsidRPr="002A30F5">
              <w:rPr>
                <w:sz w:val="24"/>
                <w:szCs w:val="24"/>
              </w:rPr>
              <w:t>Trawl</w:t>
            </w:r>
          </w:p>
        </w:tc>
      </w:tr>
      <w:tr w:rsidR="001A300F" w:rsidRPr="002A30F5" w14:paraId="20810F3A" w14:textId="77777777" w:rsidTr="001A300F">
        <w:trPr>
          <w:trHeight w:val="156"/>
        </w:trPr>
        <w:tc>
          <w:tcPr>
            <w:tcW w:w="1109"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052F0B76" w14:textId="77777777" w:rsidR="002A30F5" w:rsidRPr="002A30F5" w:rsidRDefault="002A30F5" w:rsidP="002A30F5">
            <w:pPr>
              <w:jc w:val="left"/>
              <w:rPr>
                <w:sz w:val="24"/>
                <w:szCs w:val="24"/>
              </w:rPr>
            </w:pPr>
            <w:r w:rsidRPr="002A30F5">
              <w:rPr>
                <w:sz w:val="24"/>
                <w:szCs w:val="24"/>
              </w:rPr>
              <w:t>1991-2012</w:t>
            </w:r>
          </w:p>
        </w:tc>
        <w:tc>
          <w:tcPr>
            <w:tcW w:w="1481"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8D76037" w14:textId="77777777" w:rsidR="002A30F5" w:rsidRPr="002A30F5" w:rsidRDefault="002A30F5" w:rsidP="002A30F5">
            <w:pPr>
              <w:jc w:val="center"/>
              <w:rPr>
                <w:sz w:val="24"/>
                <w:szCs w:val="24"/>
              </w:rPr>
            </w:pPr>
            <w:r w:rsidRPr="002A30F5">
              <w:rPr>
                <w:sz w:val="24"/>
                <w:szCs w:val="24"/>
              </w:rPr>
              <w:t>2%</w:t>
            </w:r>
          </w:p>
        </w:tc>
        <w:tc>
          <w:tcPr>
            <w:tcW w:w="1190"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9932094" w14:textId="77777777" w:rsidR="002A30F5" w:rsidRPr="002A30F5" w:rsidRDefault="002A30F5" w:rsidP="002A30F5">
            <w:pPr>
              <w:jc w:val="center"/>
              <w:rPr>
                <w:sz w:val="24"/>
                <w:szCs w:val="24"/>
              </w:rPr>
            </w:pPr>
            <w:r w:rsidRPr="002A30F5">
              <w:rPr>
                <w:sz w:val="24"/>
                <w:szCs w:val="24"/>
              </w:rPr>
              <w:t>4%</w:t>
            </w:r>
          </w:p>
        </w:tc>
        <w:tc>
          <w:tcPr>
            <w:tcW w:w="1116"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C55BEAF" w14:textId="77777777" w:rsidR="002A30F5" w:rsidRPr="002A30F5" w:rsidRDefault="002A30F5" w:rsidP="002A30F5">
            <w:pPr>
              <w:jc w:val="center"/>
              <w:rPr>
                <w:sz w:val="24"/>
                <w:szCs w:val="24"/>
              </w:rPr>
            </w:pPr>
            <w:r w:rsidRPr="002A30F5">
              <w:rPr>
                <w:sz w:val="24"/>
                <w:szCs w:val="24"/>
              </w:rPr>
              <w:t>3%</w:t>
            </w:r>
          </w:p>
        </w:tc>
      </w:tr>
      <w:tr w:rsidR="001A300F" w:rsidRPr="002A30F5" w14:paraId="7D42C8EF"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231DAC5" w14:textId="77777777" w:rsidR="002A30F5" w:rsidRPr="002A30F5" w:rsidRDefault="002A30F5" w:rsidP="002A30F5">
            <w:pPr>
              <w:jc w:val="left"/>
              <w:rPr>
                <w:sz w:val="24"/>
                <w:szCs w:val="24"/>
              </w:rPr>
            </w:pPr>
            <w:r w:rsidRPr="002A30F5">
              <w:rPr>
                <w:sz w:val="24"/>
                <w:szCs w:val="24"/>
              </w:rPr>
              <w:t>2013</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DA281F9"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0EF17"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67C14A0D" w14:textId="77777777" w:rsidR="002A30F5" w:rsidRPr="002A30F5" w:rsidRDefault="002A30F5" w:rsidP="002A30F5">
            <w:pPr>
              <w:jc w:val="center"/>
              <w:rPr>
                <w:sz w:val="24"/>
                <w:szCs w:val="24"/>
              </w:rPr>
            </w:pPr>
            <w:r w:rsidRPr="002A30F5">
              <w:rPr>
                <w:sz w:val="24"/>
                <w:szCs w:val="24"/>
              </w:rPr>
              <w:t>2%</w:t>
            </w:r>
          </w:p>
        </w:tc>
      </w:tr>
      <w:tr w:rsidR="001A300F" w:rsidRPr="002A30F5" w14:paraId="155DEFC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6236E77" w14:textId="77777777" w:rsidR="002A30F5" w:rsidRPr="002A30F5" w:rsidRDefault="002A30F5" w:rsidP="002A30F5">
            <w:pPr>
              <w:jc w:val="left"/>
              <w:rPr>
                <w:sz w:val="24"/>
                <w:szCs w:val="24"/>
              </w:rPr>
            </w:pPr>
            <w:r w:rsidRPr="002A30F5">
              <w:rPr>
                <w:sz w:val="24"/>
                <w:szCs w:val="24"/>
              </w:rPr>
              <w:t>2014</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851859A"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A7F2B88"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BB5B7ED" w14:textId="77777777" w:rsidR="002A30F5" w:rsidRPr="002A30F5" w:rsidRDefault="002A30F5" w:rsidP="002A30F5">
            <w:pPr>
              <w:jc w:val="center"/>
              <w:rPr>
                <w:sz w:val="24"/>
                <w:szCs w:val="24"/>
              </w:rPr>
            </w:pPr>
            <w:r w:rsidRPr="002A30F5">
              <w:rPr>
                <w:sz w:val="24"/>
                <w:szCs w:val="24"/>
              </w:rPr>
              <w:t>5%</w:t>
            </w:r>
          </w:p>
        </w:tc>
      </w:tr>
      <w:tr w:rsidR="001A300F" w:rsidRPr="002A30F5" w14:paraId="3583C1A8"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FC4F96A" w14:textId="77777777" w:rsidR="002A30F5" w:rsidRPr="002A30F5" w:rsidRDefault="002A30F5" w:rsidP="002A30F5">
            <w:pPr>
              <w:jc w:val="left"/>
              <w:rPr>
                <w:sz w:val="24"/>
                <w:szCs w:val="24"/>
              </w:rPr>
            </w:pPr>
            <w:r w:rsidRPr="002A30F5">
              <w:rPr>
                <w:sz w:val="24"/>
                <w:szCs w:val="24"/>
              </w:rPr>
              <w:t>2015</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2A139F6" w14:textId="77777777" w:rsidR="002A30F5" w:rsidRPr="002A30F5" w:rsidRDefault="002A30F5" w:rsidP="002A30F5">
            <w:pPr>
              <w:jc w:val="center"/>
              <w:rPr>
                <w:sz w:val="24"/>
                <w:szCs w:val="24"/>
              </w:rPr>
            </w:pPr>
            <w:r w:rsidRPr="002A30F5">
              <w:rPr>
                <w:sz w:val="24"/>
                <w:szCs w:val="24"/>
              </w:rPr>
              <w:t>5%</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E398622" w14:textId="77777777" w:rsidR="002A30F5" w:rsidRPr="002A30F5" w:rsidRDefault="002A30F5" w:rsidP="002A30F5">
            <w:pPr>
              <w:jc w:val="center"/>
              <w:rPr>
                <w:sz w:val="24"/>
                <w:szCs w:val="24"/>
              </w:rPr>
            </w:pPr>
            <w:r w:rsidRPr="002A30F5">
              <w:rPr>
                <w:sz w:val="24"/>
                <w:szCs w:val="24"/>
              </w:rPr>
              <w:t>8%</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FDB922E" w14:textId="77777777" w:rsidR="002A30F5" w:rsidRPr="002A30F5" w:rsidRDefault="002A30F5" w:rsidP="002A30F5">
            <w:pPr>
              <w:jc w:val="center"/>
              <w:rPr>
                <w:sz w:val="24"/>
                <w:szCs w:val="24"/>
              </w:rPr>
            </w:pPr>
            <w:r w:rsidRPr="002A30F5">
              <w:rPr>
                <w:sz w:val="24"/>
                <w:szCs w:val="24"/>
              </w:rPr>
              <w:t>4%</w:t>
            </w:r>
          </w:p>
        </w:tc>
      </w:tr>
      <w:tr w:rsidR="001A300F" w:rsidRPr="002A30F5" w14:paraId="47BA2026"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AA926CC" w14:textId="77777777" w:rsidR="002A30F5" w:rsidRPr="002A30F5" w:rsidRDefault="002A30F5" w:rsidP="002A30F5">
            <w:pPr>
              <w:jc w:val="left"/>
              <w:rPr>
                <w:sz w:val="24"/>
                <w:szCs w:val="24"/>
              </w:rPr>
            </w:pPr>
            <w:r w:rsidRPr="002A30F5">
              <w:rPr>
                <w:sz w:val="24"/>
                <w:szCs w:val="24"/>
              </w:rPr>
              <w:t>2016</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66420EA3" w14:textId="77777777" w:rsidR="002A30F5" w:rsidRPr="002A30F5" w:rsidRDefault="002A30F5" w:rsidP="002A30F5">
            <w:pPr>
              <w:jc w:val="center"/>
              <w:rPr>
                <w:sz w:val="24"/>
                <w:szCs w:val="24"/>
              </w:rPr>
            </w:pPr>
            <w:r w:rsidRPr="002A30F5">
              <w:rPr>
                <w:sz w:val="24"/>
                <w:szCs w:val="24"/>
              </w:rPr>
              <w:t>13%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F387BB4"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4EE5EDE" w14:textId="77777777" w:rsidR="002A30F5" w:rsidRPr="002A30F5" w:rsidRDefault="002A30F5" w:rsidP="002A30F5">
            <w:pPr>
              <w:jc w:val="center"/>
              <w:rPr>
                <w:sz w:val="24"/>
                <w:szCs w:val="24"/>
              </w:rPr>
            </w:pPr>
            <w:r w:rsidRPr="002A30F5">
              <w:rPr>
                <w:sz w:val="24"/>
                <w:szCs w:val="24"/>
              </w:rPr>
              <w:t>4%</w:t>
            </w:r>
          </w:p>
        </w:tc>
      </w:tr>
      <w:tr w:rsidR="001A300F" w:rsidRPr="002A30F5" w14:paraId="2F52671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A701FCE" w14:textId="77777777" w:rsidR="002A30F5" w:rsidRPr="002A30F5" w:rsidRDefault="002A30F5" w:rsidP="002A30F5">
            <w:pPr>
              <w:jc w:val="left"/>
              <w:rPr>
                <w:sz w:val="24"/>
                <w:szCs w:val="24"/>
              </w:rPr>
            </w:pPr>
            <w:r w:rsidRPr="002A30F5">
              <w:rPr>
                <w:sz w:val="24"/>
                <w:szCs w:val="24"/>
              </w:rPr>
              <w:t>2017</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A80FF0C"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51C547B3"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85C7DCA" w14:textId="77777777" w:rsidR="002A30F5" w:rsidRPr="002A30F5" w:rsidRDefault="002A30F5" w:rsidP="002A30F5">
            <w:pPr>
              <w:jc w:val="center"/>
              <w:rPr>
                <w:sz w:val="24"/>
                <w:szCs w:val="24"/>
              </w:rPr>
            </w:pPr>
            <w:r w:rsidRPr="002A30F5">
              <w:rPr>
                <w:sz w:val="24"/>
                <w:szCs w:val="24"/>
              </w:rPr>
              <w:t>20%</w:t>
            </w:r>
          </w:p>
        </w:tc>
      </w:tr>
      <w:tr w:rsidR="001A300F" w:rsidRPr="002A30F5" w14:paraId="57FC6933"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74A3D8B" w14:textId="77777777" w:rsidR="002A30F5" w:rsidRPr="002A30F5" w:rsidRDefault="002A30F5" w:rsidP="002A30F5">
            <w:pPr>
              <w:jc w:val="left"/>
              <w:rPr>
                <w:sz w:val="24"/>
                <w:szCs w:val="24"/>
              </w:rPr>
            </w:pPr>
            <w:r w:rsidRPr="002A30F5">
              <w:rPr>
                <w:sz w:val="24"/>
                <w:szCs w:val="24"/>
              </w:rPr>
              <w:t>2018</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27C2F4" w14:textId="77777777" w:rsidR="002A30F5" w:rsidRPr="002A30F5" w:rsidRDefault="002A30F5" w:rsidP="002A30F5">
            <w:pPr>
              <w:jc w:val="center"/>
              <w:rPr>
                <w:sz w:val="24"/>
                <w:szCs w:val="24"/>
              </w:rPr>
            </w:pPr>
            <w:r w:rsidRPr="002A30F5">
              <w:rPr>
                <w:sz w:val="24"/>
                <w:szCs w:val="24"/>
              </w:rPr>
              <w:t>23%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EF316" w14:textId="77777777" w:rsidR="002A30F5" w:rsidRPr="002A30F5" w:rsidRDefault="002A30F5" w:rsidP="002A30F5">
            <w:pPr>
              <w:jc w:val="center"/>
              <w:rPr>
                <w:sz w:val="24"/>
                <w:szCs w:val="24"/>
              </w:rPr>
            </w:pPr>
            <w:r w:rsidRPr="002A30F5">
              <w:rPr>
                <w:sz w:val="24"/>
                <w:szCs w:val="24"/>
              </w:rPr>
              <w:t>6%</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1709B24" w14:textId="77777777" w:rsidR="002A30F5" w:rsidRPr="002A30F5" w:rsidRDefault="002A30F5" w:rsidP="002A30F5">
            <w:pPr>
              <w:jc w:val="center"/>
              <w:rPr>
                <w:sz w:val="24"/>
                <w:szCs w:val="24"/>
              </w:rPr>
            </w:pPr>
            <w:r w:rsidRPr="002A30F5">
              <w:rPr>
                <w:sz w:val="24"/>
                <w:szCs w:val="24"/>
              </w:rPr>
              <w:t>6%</w:t>
            </w:r>
          </w:p>
        </w:tc>
      </w:tr>
      <w:tr w:rsidR="001A300F" w:rsidRPr="002A30F5" w14:paraId="4FFDCA6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95CC16B" w14:textId="77777777" w:rsidR="002A30F5" w:rsidRPr="002A30F5" w:rsidRDefault="002A30F5" w:rsidP="002A30F5">
            <w:pPr>
              <w:jc w:val="left"/>
              <w:rPr>
                <w:sz w:val="24"/>
                <w:szCs w:val="24"/>
              </w:rPr>
            </w:pPr>
            <w:r w:rsidRPr="002A30F5">
              <w:rPr>
                <w:sz w:val="24"/>
                <w:szCs w:val="24"/>
              </w:rPr>
              <w:t>2019</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74D66D" w14:textId="77777777" w:rsidR="002A30F5" w:rsidRPr="002A30F5" w:rsidRDefault="002A30F5" w:rsidP="002A30F5">
            <w:pPr>
              <w:jc w:val="center"/>
              <w:rPr>
                <w:sz w:val="24"/>
                <w:szCs w:val="24"/>
              </w:rPr>
            </w:pPr>
            <w:r w:rsidRPr="002A30F5">
              <w:rPr>
                <w:sz w:val="24"/>
                <w:szCs w:val="24"/>
              </w:rPr>
              <w:t>22%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B52E20D"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5B6C705" w14:textId="77777777" w:rsidR="002A30F5" w:rsidRPr="002A30F5" w:rsidRDefault="002A30F5" w:rsidP="002A30F5">
            <w:pPr>
              <w:jc w:val="center"/>
              <w:rPr>
                <w:sz w:val="24"/>
                <w:szCs w:val="24"/>
              </w:rPr>
            </w:pPr>
            <w:r w:rsidRPr="002A30F5">
              <w:rPr>
                <w:sz w:val="24"/>
                <w:szCs w:val="24"/>
              </w:rPr>
              <w:t>6%</w:t>
            </w:r>
          </w:p>
        </w:tc>
      </w:tr>
      <w:tr w:rsidR="001A300F" w:rsidRPr="002A30F5" w14:paraId="75B48B47"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564BBFF7" w14:textId="77777777" w:rsidR="002A30F5" w:rsidRPr="002A30F5" w:rsidRDefault="002A30F5" w:rsidP="002A30F5">
            <w:pPr>
              <w:jc w:val="left"/>
              <w:rPr>
                <w:sz w:val="24"/>
                <w:szCs w:val="24"/>
              </w:rPr>
            </w:pPr>
            <w:r w:rsidRPr="002A30F5">
              <w:rPr>
                <w:sz w:val="24"/>
                <w:szCs w:val="24"/>
              </w:rPr>
              <w:t>2020</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3310570D" w14:textId="77777777" w:rsidR="002A30F5" w:rsidRPr="002A30F5" w:rsidRDefault="002A30F5" w:rsidP="002A30F5">
            <w:pPr>
              <w:jc w:val="center"/>
              <w:rPr>
                <w:sz w:val="24"/>
                <w:szCs w:val="24"/>
              </w:rPr>
            </w:pPr>
            <w:r w:rsidRPr="002A30F5">
              <w:rPr>
                <w:sz w:val="24"/>
                <w:szCs w:val="24"/>
              </w:rPr>
              <w:t>60%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14E84BEB" w14:textId="77777777" w:rsidR="002A30F5" w:rsidRPr="002A30F5" w:rsidRDefault="002A30F5" w:rsidP="002A30F5">
            <w:pPr>
              <w:jc w:val="center"/>
              <w:rPr>
                <w:sz w:val="24"/>
                <w:szCs w:val="24"/>
              </w:rPr>
            </w:pPr>
            <w:r w:rsidRPr="002A30F5">
              <w:rPr>
                <w:sz w:val="24"/>
                <w:szCs w:val="24"/>
              </w:rPr>
              <w:t>--</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2EB520B5" w14:textId="77777777" w:rsidR="002A30F5" w:rsidRPr="002A30F5" w:rsidRDefault="002A30F5" w:rsidP="002A30F5">
            <w:pPr>
              <w:jc w:val="center"/>
              <w:rPr>
                <w:sz w:val="24"/>
                <w:szCs w:val="24"/>
              </w:rPr>
            </w:pPr>
            <w:r w:rsidRPr="002A30F5">
              <w:rPr>
                <w:sz w:val="24"/>
                <w:szCs w:val="24"/>
              </w:rPr>
              <w:t>79%</w:t>
            </w:r>
          </w:p>
        </w:tc>
      </w:tr>
      <w:tr w:rsidR="001A300F" w:rsidRPr="002A30F5" w14:paraId="72AA2BD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2A502698" w14:textId="77777777" w:rsidR="002A30F5" w:rsidRPr="002A30F5" w:rsidRDefault="002A30F5" w:rsidP="002A30F5">
            <w:pPr>
              <w:jc w:val="left"/>
              <w:rPr>
                <w:sz w:val="24"/>
                <w:szCs w:val="24"/>
              </w:rPr>
            </w:pPr>
            <w:r w:rsidRPr="002A30F5">
              <w:rPr>
                <w:sz w:val="24"/>
                <w:szCs w:val="24"/>
              </w:rPr>
              <w:t>2021</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FE55C2D" w14:textId="77777777" w:rsidR="002A30F5" w:rsidRPr="002A30F5" w:rsidRDefault="002A30F5" w:rsidP="002A30F5">
            <w:pPr>
              <w:jc w:val="center"/>
              <w:rPr>
                <w:sz w:val="24"/>
                <w:szCs w:val="24"/>
              </w:rPr>
            </w:pPr>
            <w:r w:rsidRPr="002A30F5">
              <w:rPr>
                <w:sz w:val="24"/>
                <w:szCs w:val="24"/>
              </w:rPr>
              <w:t>20%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D0E04B5"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DD79635" w14:textId="77777777" w:rsidR="002A30F5" w:rsidRPr="002A30F5" w:rsidRDefault="002A30F5" w:rsidP="002A30F5">
            <w:pPr>
              <w:jc w:val="center"/>
              <w:rPr>
                <w:sz w:val="24"/>
                <w:szCs w:val="24"/>
              </w:rPr>
            </w:pPr>
            <w:r w:rsidRPr="002A30F5">
              <w:rPr>
                <w:sz w:val="24"/>
                <w:szCs w:val="24"/>
              </w:rPr>
              <w:t>72%</w:t>
            </w:r>
          </w:p>
        </w:tc>
      </w:tr>
      <w:tr w:rsidR="001A300F" w:rsidRPr="002A30F5" w14:paraId="0D3552CA" w14:textId="77777777" w:rsidTr="00EA59C3">
        <w:trPr>
          <w:trHeight w:val="156"/>
        </w:trPr>
        <w:tc>
          <w:tcPr>
            <w:tcW w:w="1109" w:type="dxa"/>
            <w:tcBorders>
              <w:top w:val="nil"/>
              <w:left w:val="nil"/>
              <w:right w:val="nil"/>
            </w:tcBorders>
            <w:shd w:val="clear" w:color="auto" w:fill="auto"/>
            <w:tcMar>
              <w:top w:w="14" w:type="dxa"/>
              <w:left w:w="14" w:type="dxa"/>
              <w:bottom w:w="0" w:type="dxa"/>
              <w:right w:w="14" w:type="dxa"/>
            </w:tcMar>
            <w:vAlign w:val="bottom"/>
            <w:hideMark/>
          </w:tcPr>
          <w:p w14:paraId="0561E1D5" w14:textId="77777777" w:rsidR="002A30F5" w:rsidRPr="002A30F5" w:rsidRDefault="002A30F5" w:rsidP="002A30F5">
            <w:pPr>
              <w:jc w:val="left"/>
              <w:rPr>
                <w:sz w:val="24"/>
                <w:szCs w:val="24"/>
              </w:rPr>
            </w:pPr>
            <w:r w:rsidRPr="002A30F5">
              <w:rPr>
                <w:sz w:val="24"/>
                <w:szCs w:val="24"/>
              </w:rPr>
              <w:t>2022</w:t>
            </w:r>
          </w:p>
        </w:tc>
        <w:tc>
          <w:tcPr>
            <w:tcW w:w="1481" w:type="dxa"/>
            <w:gridSpan w:val="2"/>
            <w:tcBorders>
              <w:top w:val="nil"/>
              <w:left w:val="nil"/>
              <w:right w:val="nil"/>
            </w:tcBorders>
            <w:shd w:val="clear" w:color="auto" w:fill="auto"/>
            <w:tcMar>
              <w:top w:w="14" w:type="dxa"/>
              <w:left w:w="14" w:type="dxa"/>
              <w:bottom w:w="0" w:type="dxa"/>
              <w:right w:w="14" w:type="dxa"/>
            </w:tcMar>
            <w:vAlign w:val="bottom"/>
            <w:hideMark/>
          </w:tcPr>
          <w:p w14:paraId="1721575D"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right w:val="nil"/>
            </w:tcBorders>
            <w:shd w:val="clear" w:color="auto" w:fill="auto"/>
            <w:tcMar>
              <w:top w:w="14" w:type="dxa"/>
              <w:left w:w="14" w:type="dxa"/>
              <w:bottom w:w="0" w:type="dxa"/>
              <w:right w:w="14" w:type="dxa"/>
            </w:tcMar>
            <w:vAlign w:val="bottom"/>
            <w:hideMark/>
          </w:tcPr>
          <w:p w14:paraId="752139FD" w14:textId="77777777" w:rsidR="002A30F5" w:rsidRPr="002A30F5" w:rsidRDefault="002A30F5" w:rsidP="002A30F5">
            <w:pPr>
              <w:jc w:val="center"/>
              <w:rPr>
                <w:sz w:val="24"/>
                <w:szCs w:val="24"/>
              </w:rPr>
            </w:pPr>
            <w:r w:rsidRPr="002A30F5">
              <w:rPr>
                <w:sz w:val="24"/>
                <w:szCs w:val="24"/>
              </w:rPr>
              <w:t>30%</w:t>
            </w:r>
          </w:p>
        </w:tc>
        <w:tc>
          <w:tcPr>
            <w:tcW w:w="1116" w:type="dxa"/>
            <w:tcBorders>
              <w:top w:val="nil"/>
              <w:left w:val="nil"/>
              <w:right w:val="nil"/>
            </w:tcBorders>
            <w:shd w:val="clear" w:color="auto" w:fill="auto"/>
            <w:tcMar>
              <w:top w:w="14" w:type="dxa"/>
              <w:left w:w="14" w:type="dxa"/>
              <w:bottom w:w="0" w:type="dxa"/>
              <w:right w:w="14" w:type="dxa"/>
            </w:tcMar>
            <w:vAlign w:val="bottom"/>
            <w:hideMark/>
          </w:tcPr>
          <w:p w14:paraId="16BA8963" w14:textId="77777777" w:rsidR="002A30F5" w:rsidRPr="002A30F5" w:rsidRDefault="002A30F5" w:rsidP="002A30F5">
            <w:pPr>
              <w:jc w:val="center"/>
              <w:rPr>
                <w:sz w:val="24"/>
                <w:szCs w:val="24"/>
              </w:rPr>
            </w:pPr>
            <w:r w:rsidRPr="002A30F5">
              <w:rPr>
                <w:sz w:val="24"/>
                <w:szCs w:val="24"/>
              </w:rPr>
              <w:t>76%</w:t>
            </w:r>
          </w:p>
        </w:tc>
      </w:tr>
      <w:tr w:rsidR="001A300F" w:rsidRPr="002A30F5" w14:paraId="2649B845" w14:textId="77777777" w:rsidTr="00EA59C3">
        <w:trPr>
          <w:trHeight w:val="156"/>
        </w:trPr>
        <w:tc>
          <w:tcPr>
            <w:tcW w:w="1109"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51B5CF39" w14:textId="77777777" w:rsidR="002A30F5" w:rsidRPr="002A30F5" w:rsidRDefault="002A30F5" w:rsidP="002A30F5">
            <w:pPr>
              <w:jc w:val="left"/>
              <w:rPr>
                <w:sz w:val="24"/>
                <w:szCs w:val="24"/>
              </w:rPr>
            </w:pPr>
            <w:r w:rsidRPr="002A30F5">
              <w:rPr>
                <w:sz w:val="24"/>
                <w:szCs w:val="24"/>
              </w:rPr>
              <w:t>2023</w:t>
            </w:r>
          </w:p>
        </w:tc>
        <w:tc>
          <w:tcPr>
            <w:tcW w:w="1481" w:type="dxa"/>
            <w:gridSpan w:val="2"/>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46DB8E41" w14:textId="77777777" w:rsidR="002A30F5" w:rsidRPr="002A30F5" w:rsidRDefault="002A30F5" w:rsidP="002A30F5">
            <w:pPr>
              <w:jc w:val="center"/>
              <w:rPr>
                <w:sz w:val="24"/>
                <w:szCs w:val="24"/>
              </w:rPr>
            </w:pPr>
            <w:r w:rsidRPr="002A30F5">
              <w:rPr>
                <w:sz w:val="24"/>
                <w:szCs w:val="24"/>
              </w:rPr>
              <w:t>34%</w:t>
            </w:r>
          </w:p>
        </w:tc>
        <w:tc>
          <w:tcPr>
            <w:tcW w:w="1190"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6FED3791" w14:textId="77777777" w:rsidR="002A30F5" w:rsidRPr="002A30F5" w:rsidRDefault="002A30F5" w:rsidP="002A30F5">
            <w:pPr>
              <w:jc w:val="center"/>
              <w:rPr>
                <w:sz w:val="24"/>
                <w:szCs w:val="24"/>
              </w:rPr>
            </w:pPr>
            <w:r w:rsidRPr="002A30F5">
              <w:rPr>
                <w:sz w:val="24"/>
                <w:szCs w:val="24"/>
              </w:rPr>
              <w:t>36%</w:t>
            </w:r>
          </w:p>
        </w:tc>
        <w:tc>
          <w:tcPr>
            <w:tcW w:w="1116"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7A799B5A" w14:textId="77777777" w:rsidR="002A30F5" w:rsidRPr="002A30F5" w:rsidRDefault="002A30F5" w:rsidP="002A30F5">
            <w:pPr>
              <w:jc w:val="center"/>
              <w:rPr>
                <w:sz w:val="24"/>
                <w:szCs w:val="24"/>
              </w:rPr>
            </w:pPr>
            <w:r w:rsidRPr="002A30F5">
              <w:rPr>
                <w:sz w:val="24"/>
                <w:szCs w:val="24"/>
              </w:rPr>
              <w:t>68%</w:t>
            </w:r>
          </w:p>
        </w:tc>
      </w:tr>
    </w:tbl>
    <w:p w14:paraId="0086D5EC" w14:textId="77777777" w:rsidR="00E72619" w:rsidRPr="00711F03" w:rsidRDefault="00E72619" w:rsidP="00FE0BE7">
      <w:pPr>
        <w:jc w:val="left"/>
        <w:rPr>
          <w:sz w:val="24"/>
          <w:szCs w:val="24"/>
        </w:rPr>
      </w:pPr>
    </w:p>
    <w:p w14:paraId="6FF9EF9A" w14:textId="5BDF4EAD" w:rsidR="00FE0BE7" w:rsidRPr="00711F03" w:rsidRDefault="004E7779" w:rsidP="00FE0BE7">
      <w:pPr>
        <w:jc w:val="left"/>
        <w:rPr>
          <w:sz w:val="24"/>
          <w:szCs w:val="24"/>
        </w:rPr>
      </w:pPr>
      <w:r w:rsidRPr="00711F03">
        <w:rPr>
          <w:sz w:val="24"/>
          <w:szCs w:val="24"/>
        </w:rPr>
        <w:t xml:space="preserve">Table 2. </w:t>
      </w:r>
      <w:r w:rsidR="001A300F">
        <w:rPr>
          <w:sz w:val="24"/>
          <w:szCs w:val="24"/>
        </w:rPr>
        <w:t>Percent of ADF&amp;G length frequency data used to compute fishery length compositions in the GOA cod assessment.</w:t>
      </w:r>
    </w:p>
    <w:tbl>
      <w:tblPr>
        <w:tblW w:w="5314" w:type="dxa"/>
        <w:tblCellMar>
          <w:left w:w="0" w:type="dxa"/>
          <w:right w:w="0" w:type="dxa"/>
        </w:tblCellMar>
        <w:tblLook w:val="0600" w:firstRow="0" w:lastRow="0" w:firstColumn="0" w:lastColumn="0" w:noHBand="1" w:noVBand="1"/>
      </w:tblPr>
      <w:tblGrid>
        <w:gridCol w:w="1831"/>
        <w:gridCol w:w="1471"/>
        <w:gridCol w:w="993"/>
        <w:gridCol w:w="1019"/>
      </w:tblGrid>
      <w:tr w:rsidR="001A300F" w:rsidRPr="001A300F" w14:paraId="209E3BE9" w14:textId="77777777" w:rsidTr="001A300F">
        <w:trPr>
          <w:trHeight w:val="262"/>
        </w:trPr>
        <w:tc>
          <w:tcPr>
            <w:tcW w:w="183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93839A" w14:textId="264914F4" w:rsidR="001A300F" w:rsidRPr="001A300F" w:rsidRDefault="001A300F" w:rsidP="001A300F">
            <w:pPr>
              <w:jc w:val="left"/>
              <w:rPr>
                <w:sz w:val="24"/>
                <w:szCs w:val="24"/>
              </w:rPr>
            </w:pPr>
          </w:p>
        </w:tc>
        <w:tc>
          <w:tcPr>
            <w:tcW w:w="147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A2C98DD" w14:textId="77777777" w:rsidR="001A300F" w:rsidRPr="001A300F" w:rsidRDefault="001A300F" w:rsidP="001A300F">
            <w:pPr>
              <w:jc w:val="center"/>
              <w:rPr>
                <w:sz w:val="24"/>
                <w:szCs w:val="24"/>
              </w:rPr>
            </w:pPr>
            <w:r w:rsidRPr="001A300F">
              <w:rPr>
                <w:sz w:val="24"/>
                <w:szCs w:val="24"/>
              </w:rPr>
              <w:t>Longline</w:t>
            </w:r>
          </w:p>
        </w:tc>
        <w:tc>
          <w:tcPr>
            <w:tcW w:w="99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BF1421B" w14:textId="77777777" w:rsidR="001A300F" w:rsidRPr="001A300F" w:rsidRDefault="001A300F" w:rsidP="001A300F">
            <w:pPr>
              <w:jc w:val="center"/>
              <w:rPr>
                <w:sz w:val="24"/>
                <w:szCs w:val="24"/>
              </w:rPr>
            </w:pPr>
            <w:r w:rsidRPr="001A300F">
              <w:rPr>
                <w:sz w:val="24"/>
                <w:szCs w:val="24"/>
              </w:rPr>
              <w:t>Pot</w:t>
            </w:r>
          </w:p>
        </w:tc>
        <w:tc>
          <w:tcPr>
            <w:tcW w:w="101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181EE42" w14:textId="77777777" w:rsidR="001A300F" w:rsidRPr="001A300F" w:rsidRDefault="001A300F" w:rsidP="001A300F">
            <w:pPr>
              <w:jc w:val="center"/>
              <w:rPr>
                <w:sz w:val="24"/>
                <w:szCs w:val="24"/>
              </w:rPr>
            </w:pPr>
            <w:r w:rsidRPr="001A300F">
              <w:rPr>
                <w:sz w:val="24"/>
                <w:szCs w:val="24"/>
              </w:rPr>
              <w:t>Trawl</w:t>
            </w:r>
          </w:p>
        </w:tc>
      </w:tr>
      <w:tr w:rsidR="001A300F" w:rsidRPr="001A300F" w14:paraId="753F658A" w14:textId="77777777" w:rsidTr="001A300F">
        <w:trPr>
          <w:trHeight w:val="262"/>
        </w:trPr>
        <w:tc>
          <w:tcPr>
            <w:tcW w:w="183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16D1CB4" w14:textId="77777777" w:rsidR="001A300F" w:rsidRPr="001A300F" w:rsidRDefault="001A300F" w:rsidP="001A300F">
            <w:pPr>
              <w:jc w:val="left"/>
              <w:rPr>
                <w:sz w:val="24"/>
                <w:szCs w:val="24"/>
              </w:rPr>
            </w:pPr>
            <w:r w:rsidRPr="001A300F">
              <w:rPr>
                <w:sz w:val="24"/>
                <w:szCs w:val="24"/>
              </w:rPr>
              <w:t>1997-2016</w:t>
            </w:r>
          </w:p>
        </w:tc>
        <w:tc>
          <w:tcPr>
            <w:tcW w:w="147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F3150A" w14:textId="07197185" w:rsidR="001A300F" w:rsidRPr="001A300F" w:rsidRDefault="001A300F" w:rsidP="001A300F">
            <w:pPr>
              <w:jc w:val="center"/>
              <w:rPr>
                <w:sz w:val="24"/>
                <w:szCs w:val="24"/>
              </w:rPr>
            </w:pPr>
            <w:r w:rsidRPr="001A300F">
              <w:rPr>
                <w:color w:val="000000"/>
                <w:sz w:val="24"/>
                <w:szCs w:val="24"/>
              </w:rPr>
              <w:t>35%</w:t>
            </w:r>
          </w:p>
        </w:tc>
        <w:tc>
          <w:tcPr>
            <w:tcW w:w="99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57AC69F" w14:textId="75E86F38" w:rsidR="001A300F" w:rsidRPr="001A300F" w:rsidRDefault="001A300F" w:rsidP="001A300F">
            <w:pPr>
              <w:jc w:val="center"/>
              <w:rPr>
                <w:sz w:val="24"/>
                <w:szCs w:val="24"/>
              </w:rPr>
            </w:pPr>
            <w:r w:rsidRPr="001A300F">
              <w:rPr>
                <w:color w:val="000000"/>
                <w:sz w:val="24"/>
                <w:szCs w:val="24"/>
              </w:rPr>
              <w:t>19%</w:t>
            </w:r>
          </w:p>
        </w:tc>
        <w:tc>
          <w:tcPr>
            <w:tcW w:w="101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2229F20" w14:textId="1DAFC1EB" w:rsidR="001A300F" w:rsidRPr="001A300F" w:rsidRDefault="001A300F" w:rsidP="001A300F">
            <w:pPr>
              <w:jc w:val="center"/>
              <w:rPr>
                <w:sz w:val="24"/>
                <w:szCs w:val="24"/>
              </w:rPr>
            </w:pPr>
            <w:r w:rsidRPr="001A300F">
              <w:rPr>
                <w:color w:val="000000"/>
                <w:sz w:val="24"/>
                <w:szCs w:val="24"/>
              </w:rPr>
              <w:t>38%</w:t>
            </w:r>
          </w:p>
        </w:tc>
      </w:tr>
      <w:tr w:rsidR="001A300F" w:rsidRPr="001A300F" w14:paraId="2D612E0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1C2753F3" w14:textId="77777777" w:rsidR="001A300F" w:rsidRPr="001A300F" w:rsidRDefault="001A300F" w:rsidP="001A300F">
            <w:pPr>
              <w:jc w:val="left"/>
              <w:rPr>
                <w:sz w:val="24"/>
                <w:szCs w:val="24"/>
              </w:rPr>
            </w:pPr>
            <w:r w:rsidRPr="001A300F">
              <w:rPr>
                <w:sz w:val="24"/>
                <w:szCs w:val="24"/>
              </w:rPr>
              <w:t>2017</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BCC4BA6" w14:textId="2A5C4405" w:rsidR="001A300F" w:rsidRPr="001A300F" w:rsidRDefault="001A300F" w:rsidP="001A300F">
            <w:pPr>
              <w:jc w:val="center"/>
              <w:rPr>
                <w:sz w:val="24"/>
                <w:szCs w:val="24"/>
              </w:rPr>
            </w:pPr>
            <w:r w:rsidRPr="001A300F">
              <w:rPr>
                <w:color w:val="000000"/>
                <w:sz w:val="24"/>
                <w:szCs w:val="24"/>
              </w:rPr>
              <w:t>33%</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577EE5E3" w14:textId="0D9218D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A46135A" w14:textId="6B53CBF9" w:rsidR="001A300F" w:rsidRPr="001A300F" w:rsidRDefault="001A300F" w:rsidP="001A300F">
            <w:pPr>
              <w:jc w:val="center"/>
              <w:rPr>
                <w:sz w:val="24"/>
                <w:szCs w:val="24"/>
              </w:rPr>
            </w:pPr>
            <w:r w:rsidRPr="001A300F">
              <w:rPr>
                <w:color w:val="000000"/>
                <w:sz w:val="24"/>
                <w:szCs w:val="24"/>
              </w:rPr>
              <w:t>--</w:t>
            </w:r>
          </w:p>
        </w:tc>
      </w:tr>
      <w:tr w:rsidR="001A300F" w:rsidRPr="001A300F" w14:paraId="5B006F34"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042F7D37" w14:textId="77777777" w:rsidR="001A300F" w:rsidRPr="001A300F" w:rsidRDefault="001A300F" w:rsidP="001A300F">
            <w:pPr>
              <w:jc w:val="left"/>
              <w:rPr>
                <w:sz w:val="24"/>
                <w:szCs w:val="24"/>
              </w:rPr>
            </w:pPr>
            <w:r w:rsidRPr="001A300F">
              <w:rPr>
                <w:sz w:val="24"/>
                <w:szCs w:val="24"/>
              </w:rPr>
              <w:t>2018</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CE36313" w14:textId="05FA5191"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2A5C9D4E" w14:textId="0078E1C4" w:rsidR="001A300F" w:rsidRPr="001A300F" w:rsidRDefault="001A300F" w:rsidP="001A300F">
            <w:pPr>
              <w:jc w:val="center"/>
              <w:rPr>
                <w:sz w:val="24"/>
                <w:szCs w:val="24"/>
              </w:rPr>
            </w:pPr>
            <w:r w:rsidRPr="001A300F">
              <w:rPr>
                <w:color w:val="000000"/>
                <w:sz w:val="24"/>
                <w:szCs w:val="24"/>
              </w:rPr>
              <w:t>33%</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E0B852A" w14:textId="36713D3E" w:rsidR="001A300F" w:rsidRPr="001A300F" w:rsidRDefault="001A300F" w:rsidP="001A300F">
            <w:pPr>
              <w:jc w:val="center"/>
              <w:rPr>
                <w:sz w:val="24"/>
                <w:szCs w:val="24"/>
              </w:rPr>
            </w:pPr>
            <w:r w:rsidRPr="001A300F">
              <w:rPr>
                <w:color w:val="000000"/>
                <w:sz w:val="24"/>
                <w:szCs w:val="24"/>
              </w:rPr>
              <w:t>--</w:t>
            </w:r>
          </w:p>
        </w:tc>
      </w:tr>
      <w:tr w:rsidR="001A300F" w:rsidRPr="001A300F" w14:paraId="0CC19AC3"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3AB6FAA7" w14:textId="77777777" w:rsidR="001A300F" w:rsidRPr="001A300F" w:rsidRDefault="001A300F" w:rsidP="001A300F">
            <w:pPr>
              <w:jc w:val="left"/>
              <w:rPr>
                <w:sz w:val="24"/>
                <w:szCs w:val="24"/>
              </w:rPr>
            </w:pPr>
            <w:r w:rsidRPr="001A300F">
              <w:rPr>
                <w:sz w:val="24"/>
                <w:szCs w:val="24"/>
              </w:rPr>
              <w:t>2019</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18BAAD90" w14:textId="18588FFC"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4CA13F6F" w14:textId="2BCEC6D8" w:rsidR="001A300F" w:rsidRPr="001A300F" w:rsidRDefault="001A300F" w:rsidP="001A300F">
            <w:pPr>
              <w:jc w:val="center"/>
              <w:rPr>
                <w:sz w:val="24"/>
                <w:szCs w:val="24"/>
              </w:rPr>
            </w:pPr>
            <w:r w:rsidRPr="001A300F">
              <w:rPr>
                <w:color w:val="000000"/>
                <w:sz w:val="24"/>
                <w:szCs w:val="24"/>
              </w:rPr>
              <w:t>50%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610B6229" w14:textId="73C00B85" w:rsidR="001A300F" w:rsidRPr="001A300F" w:rsidRDefault="001A300F" w:rsidP="001A300F">
            <w:pPr>
              <w:jc w:val="center"/>
              <w:rPr>
                <w:sz w:val="24"/>
                <w:szCs w:val="24"/>
              </w:rPr>
            </w:pPr>
            <w:r w:rsidRPr="001A300F">
              <w:rPr>
                <w:color w:val="000000"/>
                <w:sz w:val="24"/>
                <w:szCs w:val="24"/>
              </w:rPr>
              <w:t>--</w:t>
            </w:r>
          </w:p>
        </w:tc>
      </w:tr>
      <w:tr w:rsidR="001A300F" w:rsidRPr="001A300F" w14:paraId="0751798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7A5AD279" w14:textId="77777777" w:rsidR="001A300F" w:rsidRPr="001A300F" w:rsidRDefault="001A300F" w:rsidP="001A300F">
            <w:pPr>
              <w:jc w:val="left"/>
              <w:rPr>
                <w:sz w:val="24"/>
                <w:szCs w:val="24"/>
              </w:rPr>
            </w:pPr>
            <w:r w:rsidRPr="001A300F">
              <w:rPr>
                <w:sz w:val="24"/>
                <w:szCs w:val="24"/>
              </w:rPr>
              <w:t>2020</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9496F89" w14:textId="391EEFF5" w:rsidR="001A300F" w:rsidRPr="001A300F" w:rsidRDefault="001A300F" w:rsidP="001A300F">
            <w:pPr>
              <w:jc w:val="center"/>
              <w:rPr>
                <w:sz w:val="24"/>
                <w:szCs w:val="24"/>
              </w:rPr>
            </w:pPr>
            <w:r w:rsidRPr="001A300F">
              <w:rPr>
                <w:color w:val="000000"/>
                <w:sz w:val="24"/>
                <w:szCs w:val="24"/>
              </w:rPr>
              <w:t>100%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61488CBF" w14:textId="56B5D960"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74C5B25" w14:textId="3CBAA21A" w:rsidR="001A300F" w:rsidRPr="001A300F" w:rsidRDefault="001A300F" w:rsidP="001A300F">
            <w:pPr>
              <w:jc w:val="center"/>
              <w:rPr>
                <w:sz w:val="24"/>
                <w:szCs w:val="24"/>
              </w:rPr>
            </w:pPr>
            <w:r w:rsidRPr="001A300F">
              <w:rPr>
                <w:color w:val="000000"/>
                <w:sz w:val="24"/>
                <w:szCs w:val="24"/>
              </w:rPr>
              <w:t>--</w:t>
            </w:r>
          </w:p>
        </w:tc>
      </w:tr>
      <w:tr w:rsidR="001A300F" w:rsidRPr="001A300F" w14:paraId="120FC71D"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5BAFF6C6" w14:textId="77777777" w:rsidR="001A300F" w:rsidRPr="001A300F" w:rsidRDefault="001A300F" w:rsidP="001A300F">
            <w:pPr>
              <w:jc w:val="left"/>
              <w:rPr>
                <w:sz w:val="24"/>
                <w:szCs w:val="24"/>
              </w:rPr>
            </w:pPr>
            <w:r w:rsidRPr="001A300F">
              <w:rPr>
                <w:sz w:val="24"/>
                <w:szCs w:val="24"/>
              </w:rPr>
              <w:t>2021</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89AF5C1" w14:textId="3F9C7A5E" w:rsidR="001A300F" w:rsidRPr="001A300F" w:rsidRDefault="001A300F" w:rsidP="001A300F">
            <w:pPr>
              <w:jc w:val="center"/>
              <w:rPr>
                <w:sz w:val="24"/>
                <w:szCs w:val="24"/>
              </w:rPr>
            </w:pPr>
            <w:r w:rsidRPr="001A300F">
              <w:rPr>
                <w:color w:val="000000"/>
                <w:sz w:val="24"/>
                <w:szCs w:val="24"/>
              </w:rPr>
              <w:t>67%</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3BD2AF33" w14:textId="72940ADF" w:rsidR="001A300F" w:rsidRPr="001A300F" w:rsidRDefault="001A300F" w:rsidP="001A300F">
            <w:pPr>
              <w:jc w:val="center"/>
              <w:rPr>
                <w:sz w:val="24"/>
                <w:szCs w:val="24"/>
              </w:rPr>
            </w:pPr>
            <w:r w:rsidRPr="001A300F">
              <w:rPr>
                <w:color w:val="000000"/>
                <w:sz w:val="24"/>
                <w:szCs w:val="24"/>
              </w:rPr>
              <w:t>67%</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1C981950" w14:textId="1427631D" w:rsidR="001A300F" w:rsidRPr="001A300F" w:rsidRDefault="001A300F" w:rsidP="001A300F">
            <w:pPr>
              <w:jc w:val="center"/>
              <w:rPr>
                <w:sz w:val="24"/>
                <w:szCs w:val="24"/>
              </w:rPr>
            </w:pPr>
            <w:r w:rsidRPr="001A300F">
              <w:rPr>
                <w:color w:val="000000"/>
                <w:sz w:val="24"/>
                <w:szCs w:val="24"/>
              </w:rPr>
              <w:t>--</w:t>
            </w:r>
          </w:p>
        </w:tc>
      </w:tr>
      <w:tr w:rsidR="001A300F" w:rsidRPr="001A300F" w14:paraId="6CA92318" w14:textId="77777777" w:rsidTr="00EA59C3">
        <w:trPr>
          <w:trHeight w:val="262"/>
        </w:trPr>
        <w:tc>
          <w:tcPr>
            <w:tcW w:w="1831" w:type="dxa"/>
            <w:tcBorders>
              <w:top w:val="nil"/>
              <w:left w:val="nil"/>
              <w:right w:val="nil"/>
            </w:tcBorders>
            <w:shd w:val="clear" w:color="auto" w:fill="auto"/>
            <w:tcMar>
              <w:top w:w="15" w:type="dxa"/>
              <w:left w:w="15" w:type="dxa"/>
              <w:bottom w:w="0" w:type="dxa"/>
              <w:right w:w="15" w:type="dxa"/>
            </w:tcMar>
            <w:vAlign w:val="bottom"/>
            <w:hideMark/>
          </w:tcPr>
          <w:p w14:paraId="02566E18" w14:textId="77777777" w:rsidR="001A300F" w:rsidRPr="001A300F" w:rsidRDefault="001A300F" w:rsidP="001A300F">
            <w:pPr>
              <w:jc w:val="left"/>
              <w:rPr>
                <w:sz w:val="24"/>
                <w:szCs w:val="24"/>
              </w:rPr>
            </w:pPr>
            <w:r w:rsidRPr="001A300F">
              <w:rPr>
                <w:sz w:val="24"/>
                <w:szCs w:val="24"/>
              </w:rPr>
              <w:t>2022</w:t>
            </w:r>
          </w:p>
        </w:tc>
        <w:tc>
          <w:tcPr>
            <w:tcW w:w="1471" w:type="dxa"/>
            <w:tcBorders>
              <w:top w:val="nil"/>
              <w:left w:val="nil"/>
              <w:right w:val="nil"/>
            </w:tcBorders>
            <w:shd w:val="clear" w:color="auto" w:fill="auto"/>
            <w:tcMar>
              <w:top w:w="15" w:type="dxa"/>
              <w:left w:w="15" w:type="dxa"/>
              <w:bottom w:w="0" w:type="dxa"/>
              <w:right w:w="15" w:type="dxa"/>
            </w:tcMar>
            <w:vAlign w:val="bottom"/>
            <w:hideMark/>
          </w:tcPr>
          <w:p w14:paraId="48CA37EE" w14:textId="3C85F634" w:rsidR="001A300F" w:rsidRPr="001A300F" w:rsidRDefault="001A300F" w:rsidP="001A300F">
            <w:pPr>
              <w:jc w:val="center"/>
              <w:rPr>
                <w:sz w:val="24"/>
                <w:szCs w:val="24"/>
              </w:rPr>
            </w:pPr>
            <w:r w:rsidRPr="001A300F">
              <w:rPr>
                <w:color w:val="000000"/>
                <w:sz w:val="24"/>
                <w:szCs w:val="24"/>
              </w:rPr>
              <w:t>60%</w:t>
            </w:r>
          </w:p>
        </w:tc>
        <w:tc>
          <w:tcPr>
            <w:tcW w:w="993" w:type="dxa"/>
            <w:tcBorders>
              <w:top w:val="nil"/>
              <w:left w:val="nil"/>
              <w:right w:val="nil"/>
            </w:tcBorders>
            <w:shd w:val="clear" w:color="auto" w:fill="auto"/>
            <w:tcMar>
              <w:top w:w="15" w:type="dxa"/>
              <w:left w:w="15" w:type="dxa"/>
              <w:bottom w:w="0" w:type="dxa"/>
              <w:right w:w="15" w:type="dxa"/>
            </w:tcMar>
            <w:vAlign w:val="bottom"/>
            <w:hideMark/>
          </w:tcPr>
          <w:p w14:paraId="10D07B8F" w14:textId="742C1B6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right w:val="nil"/>
            </w:tcBorders>
            <w:shd w:val="clear" w:color="auto" w:fill="auto"/>
            <w:tcMar>
              <w:top w:w="15" w:type="dxa"/>
              <w:left w:w="15" w:type="dxa"/>
              <w:bottom w:w="0" w:type="dxa"/>
              <w:right w:w="15" w:type="dxa"/>
            </w:tcMar>
            <w:vAlign w:val="center"/>
            <w:hideMark/>
          </w:tcPr>
          <w:p w14:paraId="2920DC1E" w14:textId="6E790FB4" w:rsidR="001A300F" w:rsidRPr="001A300F" w:rsidRDefault="001A300F" w:rsidP="001A300F">
            <w:pPr>
              <w:jc w:val="center"/>
              <w:rPr>
                <w:sz w:val="24"/>
                <w:szCs w:val="24"/>
              </w:rPr>
            </w:pPr>
            <w:r w:rsidRPr="001A300F">
              <w:rPr>
                <w:color w:val="000000"/>
                <w:sz w:val="24"/>
                <w:szCs w:val="24"/>
              </w:rPr>
              <w:t>--</w:t>
            </w:r>
          </w:p>
        </w:tc>
      </w:tr>
      <w:tr w:rsidR="001A300F" w:rsidRPr="001A300F" w14:paraId="01F25B44" w14:textId="77777777" w:rsidTr="00EA59C3">
        <w:trPr>
          <w:trHeight w:val="262"/>
        </w:trPr>
        <w:tc>
          <w:tcPr>
            <w:tcW w:w="183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FB43267" w14:textId="77777777" w:rsidR="001A300F" w:rsidRPr="001A300F" w:rsidRDefault="001A300F" w:rsidP="001A300F">
            <w:pPr>
              <w:jc w:val="left"/>
              <w:rPr>
                <w:sz w:val="24"/>
                <w:szCs w:val="24"/>
              </w:rPr>
            </w:pPr>
            <w:r w:rsidRPr="001A300F">
              <w:rPr>
                <w:sz w:val="24"/>
                <w:szCs w:val="24"/>
              </w:rPr>
              <w:t>2023</w:t>
            </w:r>
          </w:p>
        </w:tc>
        <w:tc>
          <w:tcPr>
            <w:tcW w:w="147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EFE5570" w14:textId="320D1F97" w:rsidR="001A300F" w:rsidRPr="001A300F" w:rsidRDefault="001A300F" w:rsidP="001A300F">
            <w:pPr>
              <w:jc w:val="center"/>
              <w:rPr>
                <w:sz w:val="24"/>
                <w:szCs w:val="24"/>
              </w:rPr>
            </w:pPr>
            <w:r w:rsidRPr="001A300F">
              <w:rPr>
                <w:color w:val="000000"/>
                <w:sz w:val="24"/>
                <w:szCs w:val="24"/>
              </w:rPr>
              <w:t>50%</w:t>
            </w:r>
          </w:p>
        </w:tc>
        <w:tc>
          <w:tcPr>
            <w:tcW w:w="99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6E20701E" w14:textId="5693DBA4"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D7A2535" w14:textId="0CD1D03F" w:rsidR="001A300F" w:rsidRPr="001A300F" w:rsidRDefault="001A300F" w:rsidP="001A300F">
            <w:pPr>
              <w:jc w:val="center"/>
              <w:rPr>
                <w:sz w:val="24"/>
                <w:szCs w:val="24"/>
              </w:rPr>
            </w:pPr>
            <w:r w:rsidRPr="001A300F">
              <w:rPr>
                <w:color w:val="000000"/>
                <w:sz w:val="24"/>
                <w:szCs w:val="24"/>
              </w:rPr>
              <w:t>--</w:t>
            </w:r>
          </w:p>
        </w:tc>
      </w:tr>
    </w:tbl>
    <w:p w14:paraId="2D01D7DC" w14:textId="73F00CF1" w:rsidR="004E7779" w:rsidRPr="00711F03" w:rsidRDefault="004E7779" w:rsidP="00FE0BE7">
      <w:pPr>
        <w:jc w:val="left"/>
        <w:rPr>
          <w:sz w:val="24"/>
          <w:szCs w:val="24"/>
        </w:rPr>
      </w:pPr>
    </w:p>
    <w:p w14:paraId="4935DEED" w14:textId="77777777" w:rsidR="00A81834" w:rsidRPr="00711F03" w:rsidRDefault="00A81834">
      <w:pPr>
        <w:rPr>
          <w:sz w:val="24"/>
          <w:szCs w:val="24"/>
        </w:rPr>
      </w:pPr>
      <w:r w:rsidRPr="00711F03">
        <w:rPr>
          <w:sz w:val="24"/>
          <w:szCs w:val="24"/>
        </w:rPr>
        <w:br w:type="page"/>
      </w:r>
    </w:p>
    <w:p w14:paraId="7AF99504" w14:textId="59AF7DCB" w:rsidR="00A81834" w:rsidRPr="00711F03" w:rsidRDefault="00A81834" w:rsidP="00FE0BE7">
      <w:pPr>
        <w:jc w:val="left"/>
        <w:rPr>
          <w:sz w:val="24"/>
          <w:szCs w:val="24"/>
        </w:rPr>
      </w:pPr>
      <w:r w:rsidRPr="00711F03">
        <w:rPr>
          <w:sz w:val="24"/>
          <w:szCs w:val="24"/>
        </w:rPr>
        <w:lastRenderedPageBreak/>
        <w:t xml:space="preserve">Table 3. </w:t>
      </w:r>
      <w:r w:rsidR="003D1279">
        <w:rPr>
          <w:sz w:val="24"/>
          <w:szCs w:val="24"/>
        </w:rPr>
        <w:t>Average percent difference in estimated spawning biomass (SSB) from models considered within model 2019.1c compared to the base model 2019.1b.</w:t>
      </w:r>
    </w:p>
    <w:tbl>
      <w:tblPr>
        <w:tblW w:w="3566" w:type="dxa"/>
        <w:tblLook w:val="04A0" w:firstRow="1" w:lastRow="0" w:firstColumn="1" w:lastColumn="0" w:noHBand="0" w:noVBand="1"/>
      </w:tblPr>
      <w:tblGrid>
        <w:gridCol w:w="1271"/>
        <w:gridCol w:w="2295"/>
      </w:tblGrid>
      <w:tr w:rsidR="003D1279" w14:paraId="3576F8A3"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1C14C501" w14:textId="38CE0DBF" w:rsidR="003D1279" w:rsidRPr="003D1279" w:rsidRDefault="003D1279">
            <w:pPr>
              <w:rPr>
                <w:color w:val="000000"/>
                <w:sz w:val="24"/>
                <w:szCs w:val="24"/>
              </w:rPr>
            </w:pPr>
            <w:r>
              <w:rPr>
                <w:color w:val="000000"/>
                <w:sz w:val="24"/>
                <w:szCs w:val="24"/>
              </w:rPr>
              <w:t>M</w:t>
            </w:r>
            <w:r w:rsidRPr="003D1279">
              <w:rPr>
                <w:color w:val="000000"/>
                <w:sz w:val="24"/>
                <w:szCs w:val="24"/>
              </w:rPr>
              <w:t>odel</w:t>
            </w:r>
          </w:p>
        </w:tc>
        <w:tc>
          <w:tcPr>
            <w:tcW w:w="2295" w:type="dxa"/>
            <w:tcBorders>
              <w:top w:val="nil"/>
              <w:left w:val="nil"/>
              <w:bottom w:val="single" w:sz="4" w:space="0" w:color="auto"/>
              <w:right w:val="nil"/>
            </w:tcBorders>
            <w:shd w:val="clear" w:color="auto" w:fill="auto"/>
            <w:noWrap/>
            <w:vAlign w:val="bottom"/>
            <w:hideMark/>
          </w:tcPr>
          <w:p w14:paraId="63D675ED" w14:textId="596CC9DF" w:rsidR="003D1279" w:rsidRPr="003D1279" w:rsidRDefault="003D1279">
            <w:pPr>
              <w:rPr>
                <w:color w:val="000000"/>
                <w:sz w:val="24"/>
                <w:szCs w:val="24"/>
              </w:rPr>
            </w:pPr>
            <w:r>
              <w:rPr>
                <w:color w:val="000000"/>
                <w:sz w:val="24"/>
                <w:szCs w:val="24"/>
              </w:rPr>
              <w:t>% difference in SSB</w:t>
            </w:r>
          </w:p>
        </w:tc>
      </w:tr>
      <w:tr w:rsidR="00425C84" w14:paraId="2ABA8BD7" w14:textId="77777777" w:rsidTr="00EA59C3">
        <w:trPr>
          <w:trHeight w:val="207"/>
        </w:trPr>
        <w:tc>
          <w:tcPr>
            <w:tcW w:w="1271" w:type="dxa"/>
            <w:tcBorders>
              <w:top w:val="single" w:sz="4" w:space="0" w:color="auto"/>
              <w:left w:val="nil"/>
              <w:bottom w:val="nil"/>
              <w:right w:val="nil"/>
            </w:tcBorders>
            <w:shd w:val="clear" w:color="auto" w:fill="auto"/>
            <w:noWrap/>
            <w:vAlign w:val="bottom"/>
            <w:hideMark/>
          </w:tcPr>
          <w:p w14:paraId="302D6280" w14:textId="20B888CC" w:rsidR="00425C84" w:rsidRPr="00425C84" w:rsidRDefault="00425C84" w:rsidP="00425C84">
            <w:pPr>
              <w:rPr>
                <w:color w:val="000000"/>
                <w:sz w:val="24"/>
                <w:szCs w:val="24"/>
              </w:rPr>
            </w:pPr>
            <w:r w:rsidRPr="00425C84">
              <w:rPr>
                <w:color w:val="000000"/>
                <w:sz w:val="24"/>
                <w:szCs w:val="24"/>
              </w:rPr>
              <w:t>2019.1c</w:t>
            </w:r>
          </w:p>
        </w:tc>
        <w:tc>
          <w:tcPr>
            <w:tcW w:w="2295" w:type="dxa"/>
            <w:tcBorders>
              <w:top w:val="single" w:sz="4" w:space="0" w:color="auto"/>
              <w:left w:val="nil"/>
              <w:bottom w:val="nil"/>
              <w:right w:val="nil"/>
            </w:tcBorders>
            <w:shd w:val="clear" w:color="auto" w:fill="auto"/>
            <w:noWrap/>
            <w:vAlign w:val="bottom"/>
            <w:hideMark/>
          </w:tcPr>
          <w:p w14:paraId="5828A7CF" w14:textId="4B196887" w:rsidR="00425C84" w:rsidRPr="00425C84" w:rsidRDefault="00425C84" w:rsidP="00425C84">
            <w:pPr>
              <w:jc w:val="right"/>
              <w:rPr>
                <w:color w:val="000000"/>
                <w:sz w:val="24"/>
                <w:szCs w:val="24"/>
              </w:rPr>
            </w:pPr>
            <w:r w:rsidRPr="00425C84">
              <w:rPr>
                <w:color w:val="000000"/>
                <w:sz w:val="24"/>
                <w:szCs w:val="24"/>
              </w:rPr>
              <w:t>-10.5%</w:t>
            </w:r>
          </w:p>
        </w:tc>
      </w:tr>
      <w:tr w:rsidR="00425C84" w14:paraId="750F42A9" w14:textId="77777777" w:rsidTr="00EA59C3">
        <w:trPr>
          <w:trHeight w:val="207"/>
        </w:trPr>
        <w:tc>
          <w:tcPr>
            <w:tcW w:w="1271" w:type="dxa"/>
            <w:tcBorders>
              <w:top w:val="nil"/>
              <w:left w:val="nil"/>
              <w:bottom w:val="nil"/>
              <w:right w:val="nil"/>
            </w:tcBorders>
            <w:shd w:val="clear" w:color="auto" w:fill="auto"/>
            <w:noWrap/>
            <w:vAlign w:val="bottom"/>
            <w:hideMark/>
          </w:tcPr>
          <w:p w14:paraId="51937033" w14:textId="2EA3AA42" w:rsidR="00425C84" w:rsidRPr="00425C84" w:rsidRDefault="00425C84" w:rsidP="00425C84">
            <w:pPr>
              <w:jc w:val="left"/>
              <w:rPr>
                <w:color w:val="000000"/>
                <w:sz w:val="24"/>
                <w:szCs w:val="24"/>
              </w:rPr>
            </w:pPr>
            <w:r w:rsidRPr="00425C84">
              <w:rPr>
                <w:color w:val="000000"/>
                <w:sz w:val="24"/>
                <w:szCs w:val="24"/>
              </w:rPr>
              <w:t>2019.1c.1</w:t>
            </w:r>
          </w:p>
        </w:tc>
        <w:tc>
          <w:tcPr>
            <w:tcW w:w="2295" w:type="dxa"/>
            <w:tcBorders>
              <w:top w:val="nil"/>
              <w:left w:val="nil"/>
              <w:bottom w:val="nil"/>
              <w:right w:val="nil"/>
            </w:tcBorders>
            <w:shd w:val="clear" w:color="auto" w:fill="auto"/>
            <w:noWrap/>
            <w:vAlign w:val="bottom"/>
            <w:hideMark/>
          </w:tcPr>
          <w:p w14:paraId="20443E1B" w14:textId="1B9C054F" w:rsidR="00425C84" w:rsidRPr="00425C84" w:rsidRDefault="00425C84" w:rsidP="00425C84">
            <w:pPr>
              <w:jc w:val="right"/>
              <w:rPr>
                <w:color w:val="000000"/>
                <w:sz w:val="24"/>
                <w:szCs w:val="24"/>
              </w:rPr>
            </w:pPr>
            <w:r w:rsidRPr="00425C84">
              <w:rPr>
                <w:color w:val="000000"/>
                <w:sz w:val="24"/>
                <w:szCs w:val="24"/>
              </w:rPr>
              <w:t>-0.1%</w:t>
            </w:r>
          </w:p>
        </w:tc>
      </w:tr>
      <w:tr w:rsidR="00425C84" w14:paraId="215986CD" w14:textId="77777777" w:rsidTr="00EA59C3">
        <w:trPr>
          <w:trHeight w:val="207"/>
        </w:trPr>
        <w:tc>
          <w:tcPr>
            <w:tcW w:w="1271" w:type="dxa"/>
            <w:tcBorders>
              <w:top w:val="nil"/>
              <w:left w:val="nil"/>
              <w:bottom w:val="nil"/>
              <w:right w:val="nil"/>
            </w:tcBorders>
            <w:shd w:val="clear" w:color="auto" w:fill="auto"/>
            <w:noWrap/>
            <w:vAlign w:val="bottom"/>
            <w:hideMark/>
          </w:tcPr>
          <w:p w14:paraId="657D37B7" w14:textId="2F2C24B6" w:rsidR="00425C84" w:rsidRPr="00425C84" w:rsidRDefault="00425C84" w:rsidP="00425C84">
            <w:pPr>
              <w:jc w:val="left"/>
              <w:rPr>
                <w:color w:val="000000"/>
                <w:sz w:val="24"/>
                <w:szCs w:val="24"/>
              </w:rPr>
            </w:pPr>
            <w:r w:rsidRPr="00425C84">
              <w:rPr>
                <w:color w:val="000000"/>
                <w:sz w:val="24"/>
                <w:szCs w:val="24"/>
              </w:rPr>
              <w:t>2019.1c.2</w:t>
            </w:r>
          </w:p>
        </w:tc>
        <w:tc>
          <w:tcPr>
            <w:tcW w:w="2295" w:type="dxa"/>
            <w:tcBorders>
              <w:top w:val="nil"/>
              <w:left w:val="nil"/>
              <w:bottom w:val="nil"/>
              <w:right w:val="nil"/>
            </w:tcBorders>
            <w:shd w:val="clear" w:color="auto" w:fill="auto"/>
            <w:noWrap/>
            <w:vAlign w:val="bottom"/>
            <w:hideMark/>
          </w:tcPr>
          <w:p w14:paraId="0FCF5E18" w14:textId="67F7628E" w:rsidR="00425C84" w:rsidRPr="00425C84" w:rsidRDefault="00425C84" w:rsidP="00425C84">
            <w:pPr>
              <w:jc w:val="right"/>
              <w:rPr>
                <w:color w:val="000000"/>
                <w:sz w:val="24"/>
                <w:szCs w:val="24"/>
              </w:rPr>
            </w:pPr>
            <w:r w:rsidRPr="00425C84">
              <w:rPr>
                <w:color w:val="000000"/>
                <w:sz w:val="24"/>
                <w:szCs w:val="24"/>
              </w:rPr>
              <w:t>-4.5%</w:t>
            </w:r>
          </w:p>
        </w:tc>
      </w:tr>
      <w:tr w:rsidR="00425C84" w14:paraId="6053AE57" w14:textId="77777777" w:rsidTr="00EA59C3">
        <w:trPr>
          <w:trHeight w:val="207"/>
        </w:trPr>
        <w:tc>
          <w:tcPr>
            <w:tcW w:w="1271" w:type="dxa"/>
            <w:tcBorders>
              <w:top w:val="nil"/>
              <w:left w:val="nil"/>
              <w:bottom w:val="nil"/>
              <w:right w:val="nil"/>
            </w:tcBorders>
            <w:shd w:val="clear" w:color="auto" w:fill="auto"/>
            <w:noWrap/>
            <w:vAlign w:val="bottom"/>
            <w:hideMark/>
          </w:tcPr>
          <w:p w14:paraId="02953646" w14:textId="6DDBE9C7" w:rsidR="00425C84" w:rsidRPr="00425C84" w:rsidRDefault="00425C84" w:rsidP="00425C84">
            <w:pPr>
              <w:jc w:val="left"/>
              <w:rPr>
                <w:color w:val="000000"/>
                <w:sz w:val="24"/>
                <w:szCs w:val="24"/>
              </w:rPr>
            </w:pPr>
            <w:r w:rsidRPr="00425C84">
              <w:rPr>
                <w:color w:val="000000"/>
                <w:sz w:val="24"/>
                <w:szCs w:val="24"/>
              </w:rPr>
              <w:t>2019.1c.3</w:t>
            </w:r>
          </w:p>
        </w:tc>
        <w:tc>
          <w:tcPr>
            <w:tcW w:w="2295" w:type="dxa"/>
            <w:tcBorders>
              <w:top w:val="nil"/>
              <w:left w:val="nil"/>
              <w:bottom w:val="nil"/>
              <w:right w:val="nil"/>
            </w:tcBorders>
            <w:shd w:val="clear" w:color="auto" w:fill="auto"/>
            <w:noWrap/>
            <w:vAlign w:val="bottom"/>
            <w:hideMark/>
          </w:tcPr>
          <w:p w14:paraId="314FE011" w14:textId="48BCD28E" w:rsidR="00425C84" w:rsidRPr="00425C84" w:rsidRDefault="00425C84" w:rsidP="00425C84">
            <w:pPr>
              <w:jc w:val="right"/>
              <w:rPr>
                <w:color w:val="000000"/>
                <w:sz w:val="24"/>
                <w:szCs w:val="24"/>
              </w:rPr>
            </w:pPr>
            <w:r w:rsidRPr="00425C84">
              <w:rPr>
                <w:color w:val="000000"/>
                <w:sz w:val="24"/>
                <w:szCs w:val="24"/>
              </w:rPr>
              <w:t>0.2%</w:t>
            </w:r>
          </w:p>
        </w:tc>
      </w:tr>
      <w:tr w:rsidR="00425C84" w14:paraId="3C0D360A" w14:textId="77777777" w:rsidTr="00EA59C3">
        <w:trPr>
          <w:trHeight w:val="207"/>
        </w:trPr>
        <w:tc>
          <w:tcPr>
            <w:tcW w:w="1271" w:type="dxa"/>
            <w:tcBorders>
              <w:top w:val="nil"/>
              <w:left w:val="nil"/>
              <w:bottom w:val="nil"/>
              <w:right w:val="nil"/>
            </w:tcBorders>
            <w:shd w:val="clear" w:color="auto" w:fill="auto"/>
            <w:noWrap/>
            <w:vAlign w:val="bottom"/>
            <w:hideMark/>
          </w:tcPr>
          <w:p w14:paraId="05541900" w14:textId="3A0FD69F" w:rsidR="00425C84" w:rsidRPr="00425C84" w:rsidRDefault="00425C84" w:rsidP="00425C84">
            <w:pPr>
              <w:jc w:val="left"/>
              <w:rPr>
                <w:color w:val="000000"/>
                <w:sz w:val="24"/>
                <w:szCs w:val="24"/>
              </w:rPr>
            </w:pPr>
            <w:r w:rsidRPr="00425C84">
              <w:rPr>
                <w:color w:val="000000"/>
                <w:sz w:val="24"/>
                <w:szCs w:val="24"/>
              </w:rPr>
              <w:t>2019.1c.4</w:t>
            </w:r>
          </w:p>
        </w:tc>
        <w:tc>
          <w:tcPr>
            <w:tcW w:w="2295" w:type="dxa"/>
            <w:tcBorders>
              <w:top w:val="nil"/>
              <w:left w:val="nil"/>
              <w:bottom w:val="nil"/>
              <w:right w:val="nil"/>
            </w:tcBorders>
            <w:shd w:val="clear" w:color="auto" w:fill="auto"/>
            <w:noWrap/>
            <w:vAlign w:val="bottom"/>
            <w:hideMark/>
          </w:tcPr>
          <w:p w14:paraId="064FBCDE" w14:textId="5A836543" w:rsidR="00425C84" w:rsidRPr="00425C84" w:rsidRDefault="00425C84" w:rsidP="00425C84">
            <w:pPr>
              <w:jc w:val="right"/>
              <w:rPr>
                <w:color w:val="000000"/>
                <w:sz w:val="24"/>
                <w:szCs w:val="24"/>
              </w:rPr>
            </w:pPr>
            <w:r w:rsidRPr="00425C84">
              <w:rPr>
                <w:color w:val="000000"/>
                <w:sz w:val="24"/>
                <w:szCs w:val="24"/>
              </w:rPr>
              <w:t>1.6%</w:t>
            </w:r>
          </w:p>
        </w:tc>
      </w:tr>
      <w:tr w:rsidR="00425C84" w14:paraId="19FDAA1C" w14:textId="77777777" w:rsidTr="00EA59C3">
        <w:trPr>
          <w:trHeight w:val="207"/>
        </w:trPr>
        <w:tc>
          <w:tcPr>
            <w:tcW w:w="1271" w:type="dxa"/>
            <w:tcBorders>
              <w:top w:val="nil"/>
              <w:left w:val="nil"/>
              <w:right w:val="nil"/>
            </w:tcBorders>
            <w:shd w:val="clear" w:color="auto" w:fill="auto"/>
            <w:noWrap/>
            <w:vAlign w:val="bottom"/>
            <w:hideMark/>
          </w:tcPr>
          <w:p w14:paraId="61DEE99C" w14:textId="48FD1498" w:rsidR="00425C84" w:rsidRPr="00425C84" w:rsidRDefault="00425C84" w:rsidP="00425C84">
            <w:pPr>
              <w:jc w:val="left"/>
              <w:rPr>
                <w:color w:val="000000"/>
                <w:sz w:val="24"/>
                <w:szCs w:val="24"/>
              </w:rPr>
            </w:pPr>
            <w:r w:rsidRPr="00425C84">
              <w:rPr>
                <w:color w:val="000000"/>
                <w:sz w:val="24"/>
                <w:szCs w:val="24"/>
              </w:rPr>
              <w:t>2019.1c.5</w:t>
            </w:r>
          </w:p>
        </w:tc>
        <w:tc>
          <w:tcPr>
            <w:tcW w:w="2295" w:type="dxa"/>
            <w:tcBorders>
              <w:top w:val="nil"/>
              <w:left w:val="nil"/>
              <w:right w:val="nil"/>
            </w:tcBorders>
            <w:shd w:val="clear" w:color="auto" w:fill="auto"/>
            <w:noWrap/>
            <w:vAlign w:val="bottom"/>
            <w:hideMark/>
          </w:tcPr>
          <w:p w14:paraId="3FB4E68E" w14:textId="53E93BEA" w:rsidR="00425C84" w:rsidRPr="00425C84" w:rsidRDefault="00425C84" w:rsidP="00425C84">
            <w:pPr>
              <w:jc w:val="right"/>
              <w:rPr>
                <w:color w:val="000000"/>
                <w:sz w:val="24"/>
                <w:szCs w:val="24"/>
              </w:rPr>
            </w:pPr>
            <w:r w:rsidRPr="00425C84">
              <w:rPr>
                <w:color w:val="000000"/>
                <w:sz w:val="24"/>
                <w:szCs w:val="24"/>
              </w:rPr>
              <w:t>-0.3%</w:t>
            </w:r>
          </w:p>
        </w:tc>
      </w:tr>
      <w:tr w:rsidR="00425C84" w14:paraId="51DB9255" w14:textId="77777777" w:rsidTr="00EA59C3">
        <w:trPr>
          <w:trHeight w:val="207"/>
        </w:trPr>
        <w:tc>
          <w:tcPr>
            <w:tcW w:w="1271" w:type="dxa"/>
            <w:tcBorders>
              <w:top w:val="nil"/>
              <w:left w:val="nil"/>
              <w:bottom w:val="nil"/>
              <w:right w:val="nil"/>
            </w:tcBorders>
            <w:shd w:val="clear" w:color="auto" w:fill="auto"/>
            <w:noWrap/>
            <w:vAlign w:val="bottom"/>
            <w:hideMark/>
          </w:tcPr>
          <w:p w14:paraId="3373A374" w14:textId="2F0876A1" w:rsidR="00425C84" w:rsidRPr="00425C84" w:rsidRDefault="00425C84" w:rsidP="00425C84">
            <w:pPr>
              <w:jc w:val="left"/>
              <w:rPr>
                <w:color w:val="000000"/>
                <w:sz w:val="24"/>
                <w:szCs w:val="24"/>
              </w:rPr>
            </w:pPr>
            <w:r w:rsidRPr="00425C84">
              <w:rPr>
                <w:color w:val="000000"/>
                <w:sz w:val="24"/>
                <w:szCs w:val="24"/>
              </w:rPr>
              <w:t>2019.1c.6</w:t>
            </w:r>
          </w:p>
        </w:tc>
        <w:tc>
          <w:tcPr>
            <w:tcW w:w="2295" w:type="dxa"/>
            <w:tcBorders>
              <w:top w:val="nil"/>
              <w:left w:val="nil"/>
              <w:bottom w:val="nil"/>
              <w:right w:val="nil"/>
            </w:tcBorders>
            <w:shd w:val="clear" w:color="auto" w:fill="auto"/>
            <w:noWrap/>
            <w:vAlign w:val="bottom"/>
            <w:hideMark/>
          </w:tcPr>
          <w:p w14:paraId="76526437" w14:textId="26F49367" w:rsidR="00425C84" w:rsidRPr="00425C84" w:rsidRDefault="00425C84" w:rsidP="00425C84">
            <w:pPr>
              <w:jc w:val="right"/>
              <w:rPr>
                <w:color w:val="000000"/>
                <w:sz w:val="24"/>
                <w:szCs w:val="24"/>
              </w:rPr>
            </w:pPr>
            <w:r w:rsidRPr="00425C84">
              <w:rPr>
                <w:color w:val="000000"/>
                <w:sz w:val="24"/>
                <w:szCs w:val="24"/>
              </w:rPr>
              <w:t>-10.6%</w:t>
            </w:r>
          </w:p>
        </w:tc>
      </w:tr>
      <w:tr w:rsidR="00425C84" w14:paraId="1F47D8D1"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6F89A68F" w14:textId="780FC4AF" w:rsidR="00425C84" w:rsidRPr="00425C84" w:rsidRDefault="00425C84" w:rsidP="00425C84">
            <w:pPr>
              <w:jc w:val="left"/>
              <w:rPr>
                <w:color w:val="000000"/>
                <w:sz w:val="24"/>
                <w:szCs w:val="24"/>
              </w:rPr>
            </w:pPr>
            <w:r w:rsidRPr="00425C84">
              <w:rPr>
                <w:color w:val="000000"/>
                <w:sz w:val="24"/>
                <w:szCs w:val="24"/>
              </w:rPr>
              <w:t>2019.1c.7</w:t>
            </w:r>
          </w:p>
        </w:tc>
        <w:tc>
          <w:tcPr>
            <w:tcW w:w="2295" w:type="dxa"/>
            <w:tcBorders>
              <w:top w:val="nil"/>
              <w:left w:val="nil"/>
              <w:bottom w:val="single" w:sz="4" w:space="0" w:color="auto"/>
              <w:right w:val="nil"/>
            </w:tcBorders>
            <w:shd w:val="clear" w:color="auto" w:fill="auto"/>
            <w:noWrap/>
            <w:vAlign w:val="bottom"/>
            <w:hideMark/>
          </w:tcPr>
          <w:p w14:paraId="0EC7BA6E" w14:textId="6DA20C4C" w:rsidR="00425C84" w:rsidRPr="00425C84" w:rsidRDefault="00425C84" w:rsidP="00425C84">
            <w:pPr>
              <w:jc w:val="right"/>
              <w:rPr>
                <w:color w:val="000000"/>
                <w:sz w:val="24"/>
                <w:szCs w:val="24"/>
              </w:rPr>
            </w:pPr>
            <w:r w:rsidRPr="00425C84">
              <w:rPr>
                <w:color w:val="000000"/>
                <w:sz w:val="24"/>
                <w:szCs w:val="24"/>
              </w:rPr>
              <w:t>0.0%</w:t>
            </w:r>
          </w:p>
        </w:tc>
      </w:tr>
    </w:tbl>
    <w:p w14:paraId="3A51ABC1" w14:textId="4A1F755E" w:rsidR="00A81834" w:rsidRPr="00711F03" w:rsidRDefault="00A81834" w:rsidP="00FE0BE7">
      <w:pPr>
        <w:jc w:val="left"/>
        <w:rPr>
          <w:sz w:val="24"/>
          <w:szCs w:val="24"/>
        </w:rPr>
      </w:pPr>
    </w:p>
    <w:p w14:paraId="33E6617A" w14:textId="6558A5B7" w:rsidR="00A81834" w:rsidRPr="00711F03" w:rsidRDefault="00A81834" w:rsidP="00FE0BE7">
      <w:pPr>
        <w:jc w:val="left"/>
        <w:rPr>
          <w:sz w:val="24"/>
          <w:szCs w:val="24"/>
        </w:rPr>
      </w:pPr>
      <w:r w:rsidRPr="00711F03">
        <w:rPr>
          <w:sz w:val="24"/>
          <w:szCs w:val="24"/>
        </w:rPr>
        <w:t>Table 4. Likelihood components from model 2019.1b</w:t>
      </w:r>
      <w:r w:rsidR="000802F6">
        <w:rPr>
          <w:sz w:val="24"/>
          <w:szCs w:val="24"/>
        </w:rPr>
        <w:t xml:space="preserve"> (both from the 2023 assessment and with data updated through September 2024), 2019.1c, and 2019.1d.</w:t>
      </w:r>
    </w:p>
    <w:tbl>
      <w:tblPr>
        <w:tblW w:w="8895" w:type="dxa"/>
        <w:tblLook w:val="04A0" w:firstRow="1" w:lastRow="0" w:firstColumn="1" w:lastColumn="0" w:noHBand="0" w:noVBand="1"/>
      </w:tblPr>
      <w:tblGrid>
        <w:gridCol w:w="3357"/>
        <w:gridCol w:w="1453"/>
        <w:gridCol w:w="1453"/>
        <w:gridCol w:w="1316"/>
        <w:gridCol w:w="1316"/>
      </w:tblGrid>
      <w:tr w:rsidR="00F50CC2" w:rsidRPr="00F50CC2" w14:paraId="1D765DC9" w14:textId="77777777" w:rsidTr="00F50CC2">
        <w:trPr>
          <w:trHeight w:val="287"/>
        </w:trPr>
        <w:tc>
          <w:tcPr>
            <w:tcW w:w="3357" w:type="dxa"/>
            <w:tcBorders>
              <w:top w:val="nil"/>
              <w:left w:val="nil"/>
              <w:bottom w:val="single" w:sz="4" w:space="0" w:color="auto"/>
              <w:right w:val="nil"/>
            </w:tcBorders>
            <w:shd w:val="clear" w:color="auto" w:fill="auto"/>
            <w:noWrap/>
            <w:vAlign w:val="bottom"/>
            <w:hideMark/>
          </w:tcPr>
          <w:p w14:paraId="357C931F" w14:textId="77777777" w:rsidR="00F50CC2" w:rsidRPr="00F50CC2" w:rsidRDefault="00F50CC2" w:rsidP="00F50CC2">
            <w:pPr>
              <w:spacing w:after="0"/>
              <w:jc w:val="left"/>
              <w:rPr>
                <w:color w:val="000000"/>
                <w:sz w:val="24"/>
                <w:szCs w:val="24"/>
              </w:rPr>
            </w:pPr>
            <w:r w:rsidRPr="00F50CC2">
              <w:rPr>
                <w:color w:val="000000"/>
                <w:sz w:val="24"/>
                <w:szCs w:val="24"/>
              </w:rPr>
              <w:t>Likelihood component</w:t>
            </w:r>
          </w:p>
        </w:tc>
        <w:tc>
          <w:tcPr>
            <w:tcW w:w="1453" w:type="dxa"/>
            <w:tcBorders>
              <w:top w:val="nil"/>
              <w:left w:val="nil"/>
              <w:bottom w:val="single" w:sz="4" w:space="0" w:color="auto"/>
              <w:right w:val="nil"/>
            </w:tcBorders>
            <w:shd w:val="clear" w:color="auto" w:fill="auto"/>
            <w:noWrap/>
            <w:vAlign w:val="bottom"/>
            <w:hideMark/>
          </w:tcPr>
          <w:p w14:paraId="0724CDAE" w14:textId="77777777" w:rsidR="00F50CC2" w:rsidRPr="00F50CC2" w:rsidRDefault="00F50CC2" w:rsidP="00F50CC2">
            <w:pPr>
              <w:spacing w:after="0"/>
              <w:jc w:val="left"/>
              <w:rPr>
                <w:color w:val="000000"/>
                <w:sz w:val="24"/>
                <w:szCs w:val="24"/>
              </w:rPr>
            </w:pPr>
            <w:r w:rsidRPr="00F50CC2">
              <w:rPr>
                <w:color w:val="000000"/>
                <w:sz w:val="24"/>
                <w:szCs w:val="24"/>
              </w:rPr>
              <w:t>2019.1b-23</w:t>
            </w:r>
          </w:p>
        </w:tc>
        <w:tc>
          <w:tcPr>
            <w:tcW w:w="1453" w:type="dxa"/>
            <w:tcBorders>
              <w:top w:val="nil"/>
              <w:left w:val="nil"/>
              <w:bottom w:val="single" w:sz="4" w:space="0" w:color="auto"/>
              <w:right w:val="nil"/>
            </w:tcBorders>
            <w:shd w:val="clear" w:color="auto" w:fill="auto"/>
            <w:noWrap/>
            <w:vAlign w:val="bottom"/>
            <w:hideMark/>
          </w:tcPr>
          <w:p w14:paraId="29F32F47" w14:textId="77777777" w:rsidR="00F50CC2" w:rsidRPr="00F50CC2" w:rsidRDefault="00F50CC2" w:rsidP="00F50CC2">
            <w:pPr>
              <w:spacing w:after="0"/>
              <w:jc w:val="left"/>
              <w:rPr>
                <w:color w:val="000000"/>
                <w:sz w:val="24"/>
                <w:szCs w:val="24"/>
              </w:rPr>
            </w:pPr>
            <w:r w:rsidRPr="00F50CC2">
              <w:rPr>
                <w:color w:val="000000"/>
                <w:sz w:val="24"/>
                <w:szCs w:val="24"/>
              </w:rPr>
              <w:t>2019.1b-24</w:t>
            </w:r>
          </w:p>
        </w:tc>
        <w:tc>
          <w:tcPr>
            <w:tcW w:w="1316" w:type="dxa"/>
            <w:tcBorders>
              <w:top w:val="nil"/>
              <w:left w:val="nil"/>
              <w:bottom w:val="single" w:sz="4" w:space="0" w:color="auto"/>
              <w:right w:val="nil"/>
            </w:tcBorders>
            <w:shd w:val="clear" w:color="auto" w:fill="auto"/>
            <w:noWrap/>
            <w:vAlign w:val="bottom"/>
            <w:hideMark/>
          </w:tcPr>
          <w:p w14:paraId="716990EE" w14:textId="77777777" w:rsidR="00F50CC2" w:rsidRPr="00F50CC2" w:rsidRDefault="00F50CC2" w:rsidP="00F50CC2">
            <w:pPr>
              <w:spacing w:after="0"/>
              <w:jc w:val="left"/>
              <w:rPr>
                <w:color w:val="000000"/>
                <w:sz w:val="24"/>
                <w:szCs w:val="24"/>
              </w:rPr>
            </w:pPr>
            <w:r w:rsidRPr="00F50CC2">
              <w:rPr>
                <w:color w:val="000000"/>
                <w:sz w:val="24"/>
                <w:szCs w:val="24"/>
              </w:rPr>
              <w:t>2019.1c</w:t>
            </w:r>
          </w:p>
        </w:tc>
        <w:tc>
          <w:tcPr>
            <w:tcW w:w="1316" w:type="dxa"/>
            <w:tcBorders>
              <w:top w:val="nil"/>
              <w:left w:val="nil"/>
              <w:bottom w:val="single" w:sz="4" w:space="0" w:color="auto"/>
              <w:right w:val="nil"/>
            </w:tcBorders>
            <w:shd w:val="clear" w:color="auto" w:fill="auto"/>
            <w:noWrap/>
            <w:vAlign w:val="bottom"/>
            <w:hideMark/>
          </w:tcPr>
          <w:p w14:paraId="79E9E801" w14:textId="77777777" w:rsidR="00F50CC2" w:rsidRPr="00F50CC2" w:rsidRDefault="00F50CC2" w:rsidP="00F50CC2">
            <w:pPr>
              <w:spacing w:after="0"/>
              <w:jc w:val="left"/>
              <w:rPr>
                <w:color w:val="000000"/>
                <w:sz w:val="24"/>
                <w:szCs w:val="24"/>
              </w:rPr>
            </w:pPr>
            <w:r w:rsidRPr="00F50CC2">
              <w:rPr>
                <w:color w:val="000000"/>
                <w:sz w:val="24"/>
                <w:szCs w:val="24"/>
              </w:rPr>
              <w:t>2019.1d</w:t>
            </w:r>
          </w:p>
        </w:tc>
      </w:tr>
      <w:tr w:rsidR="00D443CC" w:rsidRPr="00F50CC2" w14:paraId="59CCC4B6" w14:textId="77777777" w:rsidTr="00AA7891">
        <w:trPr>
          <w:trHeight w:val="287"/>
        </w:trPr>
        <w:tc>
          <w:tcPr>
            <w:tcW w:w="3357" w:type="dxa"/>
            <w:tcBorders>
              <w:top w:val="single" w:sz="4" w:space="0" w:color="auto"/>
              <w:left w:val="nil"/>
              <w:bottom w:val="nil"/>
              <w:right w:val="nil"/>
            </w:tcBorders>
            <w:shd w:val="clear" w:color="auto" w:fill="auto"/>
            <w:noWrap/>
            <w:vAlign w:val="bottom"/>
            <w:hideMark/>
          </w:tcPr>
          <w:p w14:paraId="60F89F64" w14:textId="77777777" w:rsidR="00D443CC" w:rsidRPr="00F50CC2" w:rsidRDefault="00D443CC" w:rsidP="00D443CC">
            <w:pPr>
              <w:spacing w:after="0"/>
              <w:jc w:val="left"/>
              <w:rPr>
                <w:color w:val="000000"/>
                <w:sz w:val="24"/>
                <w:szCs w:val="24"/>
              </w:rPr>
            </w:pPr>
            <w:r w:rsidRPr="00F50CC2">
              <w:rPr>
                <w:color w:val="000000"/>
                <w:sz w:val="24"/>
                <w:szCs w:val="24"/>
              </w:rPr>
              <w:t>TOTAL</w:t>
            </w:r>
          </w:p>
        </w:tc>
        <w:tc>
          <w:tcPr>
            <w:tcW w:w="1453" w:type="dxa"/>
            <w:tcBorders>
              <w:top w:val="single" w:sz="4" w:space="0" w:color="auto"/>
              <w:left w:val="nil"/>
              <w:bottom w:val="nil"/>
              <w:right w:val="nil"/>
            </w:tcBorders>
            <w:shd w:val="clear" w:color="auto" w:fill="auto"/>
            <w:noWrap/>
            <w:vAlign w:val="center"/>
            <w:hideMark/>
          </w:tcPr>
          <w:p w14:paraId="3D07A216" w14:textId="0CFE402A" w:rsidR="00D443CC" w:rsidRPr="00D443CC" w:rsidRDefault="00D443CC" w:rsidP="00D443CC">
            <w:pPr>
              <w:spacing w:after="0"/>
              <w:jc w:val="center"/>
              <w:rPr>
                <w:color w:val="000000"/>
                <w:sz w:val="24"/>
                <w:szCs w:val="24"/>
              </w:rPr>
            </w:pPr>
            <w:r w:rsidRPr="00D443CC">
              <w:rPr>
                <w:color w:val="000000"/>
                <w:sz w:val="24"/>
                <w:szCs w:val="24"/>
              </w:rPr>
              <w:t>2930.97</w:t>
            </w:r>
          </w:p>
        </w:tc>
        <w:tc>
          <w:tcPr>
            <w:tcW w:w="1453" w:type="dxa"/>
            <w:tcBorders>
              <w:top w:val="single" w:sz="4" w:space="0" w:color="auto"/>
              <w:left w:val="nil"/>
              <w:bottom w:val="nil"/>
              <w:right w:val="nil"/>
            </w:tcBorders>
            <w:shd w:val="clear" w:color="auto" w:fill="auto"/>
            <w:noWrap/>
            <w:vAlign w:val="center"/>
            <w:hideMark/>
          </w:tcPr>
          <w:p w14:paraId="68E1E8E7" w14:textId="6A58F2D7" w:rsidR="00D443CC" w:rsidRPr="00D443CC" w:rsidRDefault="00D443CC" w:rsidP="00D443CC">
            <w:pPr>
              <w:spacing w:after="0"/>
              <w:jc w:val="center"/>
              <w:rPr>
                <w:color w:val="000000"/>
                <w:sz w:val="24"/>
                <w:szCs w:val="24"/>
              </w:rPr>
            </w:pPr>
            <w:r w:rsidRPr="00D443CC">
              <w:rPr>
                <w:color w:val="000000"/>
                <w:sz w:val="24"/>
                <w:szCs w:val="24"/>
              </w:rPr>
              <w:t>3050.99</w:t>
            </w:r>
          </w:p>
        </w:tc>
        <w:tc>
          <w:tcPr>
            <w:tcW w:w="1316" w:type="dxa"/>
            <w:tcBorders>
              <w:top w:val="single" w:sz="4" w:space="0" w:color="auto"/>
              <w:left w:val="nil"/>
              <w:bottom w:val="nil"/>
              <w:right w:val="nil"/>
            </w:tcBorders>
            <w:shd w:val="clear" w:color="auto" w:fill="auto"/>
            <w:noWrap/>
            <w:vAlign w:val="center"/>
            <w:hideMark/>
          </w:tcPr>
          <w:p w14:paraId="3DB0C7A0" w14:textId="658D4DF4" w:rsidR="00D443CC" w:rsidRPr="00D443CC" w:rsidRDefault="00D443CC" w:rsidP="00D443CC">
            <w:pPr>
              <w:spacing w:after="0"/>
              <w:jc w:val="center"/>
              <w:rPr>
                <w:color w:val="000000"/>
                <w:sz w:val="24"/>
                <w:szCs w:val="24"/>
              </w:rPr>
            </w:pPr>
            <w:r w:rsidRPr="00D443CC">
              <w:rPr>
                <w:color w:val="000000"/>
                <w:sz w:val="24"/>
                <w:szCs w:val="24"/>
              </w:rPr>
              <w:t>2805.81</w:t>
            </w:r>
          </w:p>
        </w:tc>
        <w:tc>
          <w:tcPr>
            <w:tcW w:w="1316" w:type="dxa"/>
            <w:tcBorders>
              <w:top w:val="single" w:sz="4" w:space="0" w:color="auto"/>
              <w:left w:val="nil"/>
              <w:bottom w:val="nil"/>
              <w:right w:val="nil"/>
            </w:tcBorders>
            <w:shd w:val="clear" w:color="auto" w:fill="auto"/>
            <w:noWrap/>
            <w:vAlign w:val="center"/>
            <w:hideMark/>
          </w:tcPr>
          <w:p w14:paraId="41E71992" w14:textId="53B2EAAE" w:rsidR="00D443CC" w:rsidRPr="00D443CC" w:rsidRDefault="00D443CC" w:rsidP="00D443CC">
            <w:pPr>
              <w:spacing w:after="0"/>
              <w:jc w:val="center"/>
              <w:rPr>
                <w:color w:val="000000"/>
                <w:sz w:val="24"/>
                <w:szCs w:val="24"/>
              </w:rPr>
            </w:pPr>
            <w:r w:rsidRPr="00D443CC">
              <w:rPr>
                <w:color w:val="000000"/>
                <w:sz w:val="24"/>
                <w:szCs w:val="24"/>
              </w:rPr>
              <w:t>2727.26</w:t>
            </w:r>
          </w:p>
        </w:tc>
      </w:tr>
      <w:tr w:rsidR="00D443CC" w:rsidRPr="00F50CC2" w14:paraId="028B4E36" w14:textId="77777777" w:rsidTr="00AA7891">
        <w:trPr>
          <w:trHeight w:val="287"/>
        </w:trPr>
        <w:tc>
          <w:tcPr>
            <w:tcW w:w="3357" w:type="dxa"/>
            <w:tcBorders>
              <w:top w:val="nil"/>
              <w:left w:val="nil"/>
              <w:bottom w:val="nil"/>
              <w:right w:val="nil"/>
            </w:tcBorders>
            <w:shd w:val="clear" w:color="auto" w:fill="auto"/>
            <w:noWrap/>
            <w:vAlign w:val="bottom"/>
            <w:hideMark/>
          </w:tcPr>
          <w:p w14:paraId="1FA36FAF" w14:textId="77777777" w:rsidR="00D443CC" w:rsidRPr="00F50CC2" w:rsidRDefault="00D443CC" w:rsidP="00D443CC">
            <w:pPr>
              <w:spacing w:after="0"/>
              <w:jc w:val="left"/>
              <w:rPr>
                <w:color w:val="000000"/>
                <w:sz w:val="24"/>
                <w:szCs w:val="24"/>
              </w:rPr>
            </w:pPr>
            <w:r w:rsidRPr="00F50CC2">
              <w:rPr>
                <w:color w:val="000000"/>
                <w:sz w:val="24"/>
                <w:szCs w:val="24"/>
              </w:rPr>
              <w:t>Catch</w:t>
            </w:r>
          </w:p>
        </w:tc>
        <w:tc>
          <w:tcPr>
            <w:tcW w:w="1453" w:type="dxa"/>
            <w:tcBorders>
              <w:top w:val="nil"/>
              <w:left w:val="nil"/>
              <w:bottom w:val="nil"/>
              <w:right w:val="nil"/>
            </w:tcBorders>
            <w:shd w:val="clear" w:color="auto" w:fill="auto"/>
            <w:noWrap/>
            <w:vAlign w:val="center"/>
            <w:hideMark/>
          </w:tcPr>
          <w:p w14:paraId="5C003FD3" w14:textId="2642F8E0" w:rsidR="00D443CC" w:rsidRPr="00D443CC" w:rsidRDefault="00D443CC" w:rsidP="00D443CC">
            <w:pPr>
              <w:spacing w:after="0"/>
              <w:jc w:val="center"/>
              <w:rPr>
                <w:color w:val="000000"/>
                <w:sz w:val="24"/>
                <w:szCs w:val="24"/>
              </w:rPr>
            </w:pPr>
            <w:r w:rsidRPr="00D443CC">
              <w:rPr>
                <w:color w:val="000000"/>
                <w:sz w:val="24"/>
                <w:szCs w:val="24"/>
              </w:rPr>
              <w:t>1.089E-12</w:t>
            </w:r>
          </w:p>
        </w:tc>
        <w:tc>
          <w:tcPr>
            <w:tcW w:w="1453" w:type="dxa"/>
            <w:tcBorders>
              <w:top w:val="nil"/>
              <w:left w:val="nil"/>
              <w:bottom w:val="nil"/>
              <w:right w:val="nil"/>
            </w:tcBorders>
            <w:shd w:val="clear" w:color="auto" w:fill="auto"/>
            <w:noWrap/>
            <w:vAlign w:val="center"/>
            <w:hideMark/>
          </w:tcPr>
          <w:p w14:paraId="109D64C9" w14:textId="6069FEB5" w:rsidR="00D443CC" w:rsidRPr="00D443CC" w:rsidRDefault="00D443CC" w:rsidP="00D443CC">
            <w:pPr>
              <w:spacing w:after="0"/>
              <w:jc w:val="center"/>
              <w:rPr>
                <w:color w:val="000000"/>
                <w:sz w:val="24"/>
                <w:szCs w:val="24"/>
              </w:rPr>
            </w:pPr>
            <w:r w:rsidRPr="00D443CC">
              <w:rPr>
                <w:color w:val="000000"/>
                <w:sz w:val="24"/>
                <w:szCs w:val="24"/>
              </w:rPr>
              <w:t>1.206E-12</w:t>
            </w:r>
          </w:p>
        </w:tc>
        <w:tc>
          <w:tcPr>
            <w:tcW w:w="1316" w:type="dxa"/>
            <w:tcBorders>
              <w:top w:val="nil"/>
              <w:left w:val="nil"/>
              <w:bottom w:val="nil"/>
              <w:right w:val="nil"/>
            </w:tcBorders>
            <w:shd w:val="clear" w:color="auto" w:fill="auto"/>
            <w:noWrap/>
            <w:vAlign w:val="center"/>
            <w:hideMark/>
          </w:tcPr>
          <w:p w14:paraId="0130326A" w14:textId="5D2F7DF5" w:rsidR="00D443CC" w:rsidRPr="00D443CC" w:rsidRDefault="00D443CC" w:rsidP="00D443CC">
            <w:pPr>
              <w:spacing w:after="0"/>
              <w:jc w:val="center"/>
              <w:rPr>
                <w:color w:val="000000"/>
                <w:sz w:val="24"/>
                <w:szCs w:val="24"/>
              </w:rPr>
            </w:pPr>
            <w:r w:rsidRPr="00D443CC">
              <w:rPr>
                <w:color w:val="000000"/>
                <w:sz w:val="24"/>
                <w:szCs w:val="24"/>
              </w:rPr>
              <w:t>5.98E-12</w:t>
            </w:r>
          </w:p>
        </w:tc>
        <w:tc>
          <w:tcPr>
            <w:tcW w:w="1316" w:type="dxa"/>
            <w:tcBorders>
              <w:top w:val="nil"/>
              <w:left w:val="nil"/>
              <w:bottom w:val="nil"/>
              <w:right w:val="nil"/>
            </w:tcBorders>
            <w:shd w:val="clear" w:color="auto" w:fill="auto"/>
            <w:noWrap/>
            <w:vAlign w:val="center"/>
            <w:hideMark/>
          </w:tcPr>
          <w:p w14:paraId="310AB33F" w14:textId="58313653" w:rsidR="00D443CC" w:rsidRPr="00D443CC" w:rsidRDefault="00D443CC" w:rsidP="00D443CC">
            <w:pPr>
              <w:spacing w:after="0"/>
              <w:jc w:val="center"/>
              <w:rPr>
                <w:color w:val="000000"/>
                <w:sz w:val="24"/>
                <w:szCs w:val="24"/>
              </w:rPr>
            </w:pPr>
            <w:r w:rsidRPr="00D443CC">
              <w:rPr>
                <w:color w:val="000000"/>
                <w:sz w:val="24"/>
                <w:szCs w:val="24"/>
              </w:rPr>
              <w:t>3.99E-12</w:t>
            </w:r>
          </w:p>
        </w:tc>
      </w:tr>
      <w:tr w:rsidR="00D443CC" w:rsidRPr="00F50CC2" w14:paraId="107E987A" w14:textId="77777777" w:rsidTr="00AA7891">
        <w:trPr>
          <w:trHeight w:val="287"/>
        </w:trPr>
        <w:tc>
          <w:tcPr>
            <w:tcW w:w="3357" w:type="dxa"/>
            <w:tcBorders>
              <w:top w:val="nil"/>
              <w:left w:val="nil"/>
              <w:bottom w:val="nil"/>
              <w:right w:val="nil"/>
            </w:tcBorders>
            <w:shd w:val="clear" w:color="auto" w:fill="auto"/>
            <w:noWrap/>
            <w:vAlign w:val="bottom"/>
            <w:hideMark/>
          </w:tcPr>
          <w:p w14:paraId="35440FD3" w14:textId="77777777" w:rsidR="00D443CC" w:rsidRPr="00F50CC2" w:rsidRDefault="00D443CC" w:rsidP="00D443CC">
            <w:pPr>
              <w:spacing w:after="0"/>
              <w:jc w:val="left"/>
              <w:rPr>
                <w:color w:val="000000"/>
                <w:sz w:val="24"/>
                <w:szCs w:val="24"/>
              </w:rPr>
            </w:pPr>
            <w:r w:rsidRPr="00F50CC2">
              <w:rPr>
                <w:color w:val="000000"/>
                <w:sz w:val="24"/>
                <w:szCs w:val="24"/>
              </w:rPr>
              <w:t>Survey</w:t>
            </w:r>
          </w:p>
        </w:tc>
        <w:tc>
          <w:tcPr>
            <w:tcW w:w="1453" w:type="dxa"/>
            <w:tcBorders>
              <w:top w:val="nil"/>
              <w:left w:val="nil"/>
              <w:bottom w:val="nil"/>
              <w:right w:val="nil"/>
            </w:tcBorders>
            <w:shd w:val="clear" w:color="auto" w:fill="auto"/>
            <w:noWrap/>
            <w:vAlign w:val="center"/>
            <w:hideMark/>
          </w:tcPr>
          <w:p w14:paraId="0F1FD535" w14:textId="124F5D3A" w:rsidR="00D443CC" w:rsidRPr="00D443CC" w:rsidRDefault="00D443CC" w:rsidP="00D443CC">
            <w:pPr>
              <w:spacing w:after="0"/>
              <w:jc w:val="center"/>
              <w:rPr>
                <w:color w:val="000000"/>
                <w:sz w:val="24"/>
                <w:szCs w:val="24"/>
              </w:rPr>
            </w:pPr>
            <w:r w:rsidRPr="00D443CC">
              <w:rPr>
                <w:color w:val="000000"/>
                <w:sz w:val="24"/>
                <w:szCs w:val="24"/>
              </w:rPr>
              <w:t>-3.32</w:t>
            </w:r>
          </w:p>
        </w:tc>
        <w:tc>
          <w:tcPr>
            <w:tcW w:w="1453" w:type="dxa"/>
            <w:tcBorders>
              <w:top w:val="nil"/>
              <w:left w:val="nil"/>
              <w:bottom w:val="nil"/>
              <w:right w:val="nil"/>
            </w:tcBorders>
            <w:shd w:val="clear" w:color="auto" w:fill="auto"/>
            <w:noWrap/>
            <w:vAlign w:val="center"/>
            <w:hideMark/>
          </w:tcPr>
          <w:p w14:paraId="5342FFEC" w14:textId="7AAF5A68" w:rsidR="00D443CC" w:rsidRPr="00D443CC" w:rsidRDefault="00D443CC" w:rsidP="00D443CC">
            <w:pPr>
              <w:spacing w:after="0"/>
              <w:jc w:val="center"/>
              <w:rPr>
                <w:color w:val="000000"/>
                <w:sz w:val="24"/>
                <w:szCs w:val="24"/>
              </w:rPr>
            </w:pPr>
            <w:r w:rsidRPr="00D443CC">
              <w:rPr>
                <w:color w:val="000000"/>
                <w:sz w:val="24"/>
                <w:szCs w:val="24"/>
              </w:rPr>
              <w:t>-3.78</w:t>
            </w:r>
          </w:p>
        </w:tc>
        <w:tc>
          <w:tcPr>
            <w:tcW w:w="1316" w:type="dxa"/>
            <w:tcBorders>
              <w:top w:val="nil"/>
              <w:left w:val="nil"/>
              <w:bottom w:val="nil"/>
              <w:right w:val="nil"/>
            </w:tcBorders>
            <w:shd w:val="clear" w:color="auto" w:fill="auto"/>
            <w:noWrap/>
            <w:vAlign w:val="center"/>
            <w:hideMark/>
          </w:tcPr>
          <w:p w14:paraId="4C60E2A1" w14:textId="206270D9" w:rsidR="00D443CC" w:rsidRPr="00D443CC" w:rsidRDefault="00D443CC" w:rsidP="00D443CC">
            <w:pPr>
              <w:spacing w:after="0"/>
              <w:jc w:val="center"/>
              <w:rPr>
                <w:color w:val="000000"/>
                <w:sz w:val="24"/>
                <w:szCs w:val="24"/>
              </w:rPr>
            </w:pPr>
            <w:r w:rsidRPr="00D443CC">
              <w:rPr>
                <w:color w:val="000000"/>
                <w:sz w:val="24"/>
                <w:szCs w:val="24"/>
              </w:rPr>
              <w:t>-6.80</w:t>
            </w:r>
          </w:p>
        </w:tc>
        <w:tc>
          <w:tcPr>
            <w:tcW w:w="1316" w:type="dxa"/>
            <w:tcBorders>
              <w:top w:val="nil"/>
              <w:left w:val="nil"/>
              <w:bottom w:val="nil"/>
              <w:right w:val="nil"/>
            </w:tcBorders>
            <w:shd w:val="clear" w:color="auto" w:fill="auto"/>
            <w:noWrap/>
            <w:vAlign w:val="center"/>
            <w:hideMark/>
          </w:tcPr>
          <w:p w14:paraId="3BE30D36" w14:textId="6019D375" w:rsidR="00D443CC" w:rsidRPr="00D443CC" w:rsidRDefault="00D443CC" w:rsidP="00D443CC">
            <w:pPr>
              <w:spacing w:after="0"/>
              <w:jc w:val="center"/>
              <w:rPr>
                <w:color w:val="000000"/>
                <w:sz w:val="24"/>
                <w:szCs w:val="24"/>
              </w:rPr>
            </w:pPr>
            <w:r w:rsidRPr="00D443CC">
              <w:rPr>
                <w:color w:val="000000"/>
                <w:sz w:val="24"/>
                <w:szCs w:val="24"/>
              </w:rPr>
              <w:t>-8.03</w:t>
            </w:r>
          </w:p>
        </w:tc>
      </w:tr>
      <w:tr w:rsidR="00D443CC" w:rsidRPr="00F50CC2" w14:paraId="1A05A411" w14:textId="77777777" w:rsidTr="00AA7891">
        <w:trPr>
          <w:trHeight w:val="287"/>
        </w:trPr>
        <w:tc>
          <w:tcPr>
            <w:tcW w:w="3357" w:type="dxa"/>
            <w:tcBorders>
              <w:top w:val="nil"/>
              <w:left w:val="nil"/>
              <w:bottom w:val="nil"/>
              <w:right w:val="nil"/>
            </w:tcBorders>
            <w:shd w:val="clear" w:color="auto" w:fill="auto"/>
            <w:noWrap/>
            <w:vAlign w:val="bottom"/>
            <w:hideMark/>
          </w:tcPr>
          <w:p w14:paraId="63AC3B36" w14:textId="77777777" w:rsidR="00D443CC" w:rsidRPr="00F50CC2" w:rsidRDefault="00D443CC" w:rsidP="00D443CC">
            <w:pPr>
              <w:spacing w:after="0"/>
              <w:jc w:val="right"/>
              <w:rPr>
                <w:color w:val="000000"/>
                <w:sz w:val="24"/>
                <w:szCs w:val="24"/>
              </w:rPr>
            </w:pPr>
            <w:r w:rsidRPr="00F50CC2">
              <w:rPr>
                <w:color w:val="000000"/>
                <w:sz w:val="24"/>
                <w:szCs w:val="24"/>
              </w:rPr>
              <w:t>Srv</w:t>
            </w:r>
          </w:p>
        </w:tc>
        <w:tc>
          <w:tcPr>
            <w:tcW w:w="1453" w:type="dxa"/>
            <w:tcBorders>
              <w:top w:val="nil"/>
              <w:left w:val="nil"/>
              <w:bottom w:val="nil"/>
              <w:right w:val="nil"/>
            </w:tcBorders>
            <w:shd w:val="clear" w:color="auto" w:fill="auto"/>
            <w:noWrap/>
            <w:vAlign w:val="center"/>
            <w:hideMark/>
          </w:tcPr>
          <w:p w14:paraId="61687DFA" w14:textId="6C01EC84" w:rsidR="00D443CC" w:rsidRPr="00D443CC" w:rsidRDefault="00D443CC" w:rsidP="00D443CC">
            <w:pPr>
              <w:spacing w:after="0"/>
              <w:jc w:val="center"/>
              <w:rPr>
                <w:color w:val="000000"/>
                <w:sz w:val="24"/>
                <w:szCs w:val="24"/>
              </w:rPr>
            </w:pPr>
            <w:r w:rsidRPr="00D443CC">
              <w:rPr>
                <w:color w:val="000000"/>
                <w:sz w:val="24"/>
                <w:szCs w:val="24"/>
              </w:rPr>
              <w:t>-5.58</w:t>
            </w:r>
          </w:p>
        </w:tc>
        <w:tc>
          <w:tcPr>
            <w:tcW w:w="1453" w:type="dxa"/>
            <w:tcBorders>
              <w:top w:val="nil"/>
              <w:left w:val="nil"/>
              <w:bottom w:val="nil"/>
              <w:right w:val="nil"/>
            </w:tcBorders>
            <w:shd w:val="clear" w:color="auto" w:fill="auto"/>
            <w:noWrap/>
            <w:vAlign w:val="center"/>
            <w:hideMark/>
          </w:tcPr>
          <w:p w14:paraId="00B5C73A" w14:textId="1C53735B" w:rsidR="00D443CC" w:rsidRPr="00D443CC" w:rsidRDefault="00D443CC" w:rsidP="00D443CC">
            <w:pPr>
              <w:spacing w:after="0"/>
              <w:jc w:val="center"/>
              <w:rPr>
                <w:color w:val="000000"/>
                <w:sz w:val="24"/>
                <w:szCs w:val="24"/>
              </w:rPr>
            </w:pPr>
            <w:r w:rsidRPr="00D443CC">
              <w:rPr>
                <w:color w:val="000000"/>
                <w:sz w:val="24"/>
                <w:szCs w:val="24"/>
              </w:rPr>
              <w:t>-5.82</w:t>
            </w:r>
          </w:p>
        </w:tc>
        <w:tc>
          <w:tcPr>
            <w:tcW w:w="1316" w:type="dxa"/>
            <w:tcBorders>
              <w:top w:val="nil"/>
              <w:left w:val="nil"/>
              <w:bottom w:val="nil"/>
              <w:right w:val="nil"/>
            </w:tcBorders>
            <w:shd w:val="clear" w:color="auto" w:fill="auto"/>
            <w:noWrap/>
            <w:vAlign w:val="center"/>
            <w:hideMark/>
          </w:tcPr>
          <w:p w14:paraId="58A8A2A8" w14:textId="04727078" w:rsidR="00D443CC" w:rsidRPr="00D443CC" w:rsidRDefault="00D443CC" w:rsidP="00D443CC">
            <w:pPr>
              <w:spacing w:after="0"/>
              <w:jc w:val="center"/>
              <w:rPr>
                <w:color w:val="000000"/>
                <w:sz w:val="24"/>
                <w:szCs w:val="24"/>
              </w:rPr>
            </w:pPr>
            <w:r w:rsidRPr="00D443CC">
              <w:rPr>
                <w:color w:val="000000"/>
                <w:sz w:val="24"/>
                <w:szCs w:val="24"/>
              </w:rPr>
              <w:t>-6.98</w:t>
            </w:r>
          </w:p>
        </w:tc>
        <w:tc>
          <w:tcPr>
            <w:tcW w:w="1316" w:type="dxa"/>
            <w:tcBorders>
              <w:top w:val="nil"/>
              <w:left w:val="nil"/>
              <w:bottom w:val="nil"/>
              <w:right w:val="nil"/>
            </w:tcBorders>
            <w:shd w:val="clear" w:color="auto" w:fill="auto"/>
            <w:noWrap/>
            <w:vAlign w:val="center"/>
            <w:hideMark/>
          </w:tcPr>
          <w:p w14:paraId="5874F5C6" w14:textId="0E0C6377" w:rsidR="00D443CC" w:rsidRPr="00D443CC" w:rsidRDefault="00D443CC" w:rsidP="00D443CC">
            <w:pPr>
              <w:spacing w:after="0"/>
              <w:jc w:val="center"/>
              <w:rPr>
                <w:color w:val="000000"/>
                <w:sz w:val="24"/>
                <w:szCs w:val="24"/>
              </w:rPr>
            </w:pPr>
            <w:r w:rsidRPr="00D443CC">
              <w:rPr>
                <w:color w:val="000000"/>
                <w:sz w:val="24"/>
                <w:szCs w:val="24"/>
              </w:rPr>
              <w:t>-7.19</w:t>
            </w:r>
          </w:p>
        </w:tc>
      </w:tr>
      <w:tr w:rsidR="00D443CC" w:rsidRPr="00F50CC2" w14:paraId="30E7BDF4" w14:textId="77777777" w:rsidTr="00AA7891">
        <w:trPr>
          <w:trHeight w:val="287"/>
        </w:trPr>
        <w:tc>
          <w:tcPr>
            <w:tcW w:w="3357" w:type="dxa"/>
            <w:tcBorders>
              <w:top w:val="nil"/>
              <w:left w:val="nil"/>
              <w:bottom w:val="nil"/>
              <w:right w:val="nil"/>
            </w:tcBorders>
            <w:shd w:val="clear" w:color="auto" w:fill="auto"/>
            <w:noWrap/>
            <w:vAlign w:val="bottom"/>
            <w:hideMark/>
          </w:tcPr>
          <w:p w14:paraId="6573F2AB" w14:textId="77777777" w:rsidR="00D443CC" w:rsidRPr="00F50CC2" w:rsidRDefault="00D443CC" w:rsidP="00D443CC">
            <w:pPr>
              <w:spacing w:after="0"/>
              <w:jc w:val="right"/>
              <w:rPr>
                <w:color w:val="000000"/>
                <w:sz w:val="24"/>
                <w:szCs w:val="24"/>
              </w:rPr>
            </w:pPr>
            <w:r w:rsidRPr="00F50CC2">
              <w:rPr>
                <w:color w:val="000000"/>
                <w:sz w:val="24"/>
                <w:szCs w:val="24"/>
              </w:rPr>
              <w:t>LLSrv</w:t>
            </w:r>
          </w:p>
        </w:tc>
        <w:tc>
          <w:tcPr>
            <w:tcW w:w="1453" w:type="dxa"/>
            <w:tcBorders>
              <w:top w:val="nil"/>
              <w:left w:val="nil"/>
              <w:bottom w:val="nil"/>
              <w:right w:val="nil"/>
            </w:tcBorders>
            <w:shd w:val="clear" w:color="auto" w:fill="auto"/>
            <w:noWrap/>
            <w:vAlign w:val="center"/>
            <w:hideMark/>
          </w:tcPr>
          <w:p w14:paraId="2C3189CD" w14:textId="06853CD6" w:rsidR="00D443CC" w:rsidRPr="00D443CC" w:rsidRDefault="00D443CC" w:rsidP="00D443CC">
            <w:pPr>
              <w:spacing w:after="0"/>
              <w:jc w:val="center"/>
              <w:rPr>
                <w:color w:val="000000"/>
                <w:sz w:val="24"/>
                <w:szCs w:val="24"/>
              </w:rPr>
            </w:pPr>
            <w:r w:rsidRPr="00D443CC">
              <w:rPr>
                <w:color w:val="000000"/>
                <w:sz w:val="24"/>
                <w:szCs w:val="24"/>
              </w:rPr>
              <w:t>2.26</w:t>
            </w:r>
          </w:p>
        </w:tc>
        <w:tc>
          <w:tcPr>
            <w:tcW w:w="1453" w:type="dxa"/>
            <w:tcBorders>
              <w:top w:val="nil"/>
              <w:left w:val="nil"/>
              <w:bottom w:val="nil"/>
              <w:right w:val="nil"/>
            </w:tcBorders>
            <w:shd w:val="clear" w:color="auto" w:fill="auto"/>
            <w:noWrap/>
            <w:vAlign w:val="center"/>
            <w:hideMark/>
          </w:tcPr>
          <w:p w14:paraId="038044BC" w14:textId="5F53C4F4" w:rsidR="00D443CC" w:rsidRPr="00D443CC" w:rsidRDefault="00D443CC" w:rsidP="00D443CC">
            <w:pPr>
              <w:spacing w:after="0"/>
              <w:jc w:val="center"/>
              <w:rPr>
                <w:color w:val="000000"/>
                <w:sz w:val="24"/>
                <w:szCs w:val="24"/>
              </w:rPr>
            </w:pPr>
            <w:r w:rsidRPr="00D443CC">
              <w:rPr>
                <w:color w:val="000000"/>
                <w:sz w:val="24"/>
                <w:szCs w:val="24"/>
              </w:rPr>
              <w:t>2.04</w:t>
            </w:r>
          </w:p>
        </w:tc>
        <w:tc>
          <w:tcPr>
            <w:tcW w:w="1316" w:type="dxa"/>
            <w:tcBorders>
              <w:top w:val="nil"/>
              <w:left w:val="nil"/>
              <w:bottom w:val="nil"/>
              <w:right w:val="nil"/>
            </w:tcBorders>
            <w:shd w:val="clear" w:color="auto" w:fill="auto"/>
            <w:noWrap/>
            <w:vAlign w:val="center"/>
            <w:hideMark/>
          </w:tcPr>
          <w:p w14:paraId="6AD989CE" w14:textId="41BA1EA7" w:rsidR="00D443CC" w:rsidRPr="00D443CC" w:rsidRDefault="00D443CC" w:rsidP="00D443CC">
            <w:pPr>
              <w:spacing w:after="0"/>
              <w:jc w:val="center"/>
              <w:rPr>
                <w:color w:val="000000"/>
                <w:sz w:val="24"/>
                <w:szCs w:val="24"/>
              </w:rPr>
            </w:pPr>
            <w:r w:rsidRPr="00D443CC">
              <w:rPr>
                <w:color w:val="000000"/>
                <w:sz w:val="24"/>
                <w:szCs w:val="24"/>
              </w:rPr>
              <w:t>0.18</w:t>
            </w:r>
          </w:p>
        </w:tc>
        <w:tc>
          <w:tcPr>
            <w:tcW w:w="1316" w:type="dxa"/>
            <w:tcBorders>
              <w:top w:val="nil"/>
              <w:left w:val="nil"/>
              <w:bottom w:val="nil"/>
              <w:right w:val="nil"/>
            </w:tcBorders>
            <w:shd w:val="clear" w:color="auto" w:fill="auto"/>
            <w:noWrap/>
            <w:vAlign w:val="center"/>
            <w:hideMark/>
          </w:tcPr>
          <w:p w14:paraId="368895CE" w14:textId="7C789A40" w:rsidR="00D443CC" w:rsidRPr="00D443CC" w:rsidRDefault="00D443CC" w:rsidP="00D443CC">
            <w:pPr>
              <w:spacing w:after="0"/>
              <w:jc w:val="center"/>
              <w:rPr>
                <w:color w:val="000000"/>
                <w:sz w:val="24"/>
                <w:szCs w:val="24"/>
              </w:rPr>
            </w:pPr>
            <w:r w:rsidRPr="00D443CC">
              <w:rPr>
                <w:color w:val="000000"/>
                <w:sz w:val="24"/>
                <w:szCs w:val="24"/>
              </w:rPr>
              <w:t>-0.84</w:t>
            </w:r>
          </w:p>
        </w:tc>
      </w:tr>
      <w:tr w:rsidR="00D443CC" w:rsidRPr="00F50CC2" w14:paraId="623720FD" w14:textId="77777777" w:rsidTr="00AA7891">
        <w:trPr>
          <w:trHeight w:val="287"/>
        </w:trPr>
        <w:tc>
          <w:tcPr>
            <w:tcW w:w="3357" w:type="dxa"/>
            <w:tcBorders>
              <w:top w:val="nil"/>
              <w:left w:val="nil"/>
              <w:bottom w:val="nil"/>
              <w:right w:val="nil"/>
            </w:tcBorders>
            <w:shd w:val="clear" w:color="auto" w:fill="auto"/>
            <w:noWrap/>
            <w:vAlign w:val="bottom"/>
            <w:hideMark/>
          </w:tcPr>
          <w:p w14:paraId="456F035F" w14:textId="77777777" w:rsidR="00D443CC" w:rsidRPr="00F50CC2" w:rsidRDefault="00D443CC" w:rsidP="00D443CC">
            <w:pPr>
              <w:spacing w:after="0"/>
              <w:jc w:val="left"/>
              <w:rPr>
                <w:color w:val="000000"/>
                <w:sz w:val="24"/>
                <w:szCs w:val="24"/>
              </w:rPr>
            </w:pPr>
            <w:r w:rsidRPr="00F50CC2">
              <w:rPr>
                <w:color w:val="000000"/>
                <w:sz w:val="24"/>
                <w:szCs w:val="24"/>
              </w:rPr>
              <w:t>Length composition</w:t>
            </w:r>
          </w:p>
        </w:tc>
        <w:tc>
          <w:tcPr>
            <w:tcW w:w="1453" w:type="dxa"/>
            <w:tcBorders>
              <w:top w:val="nil"/>
              <w:left w:val="nil"/>
              <w:bottom w:val="nil"/>
              <w:right w:val="nil"/>
            </w:tcBorders>
            <w:shd w:val="clear" w:color="auto" w:fill="auto"/>
            <w:noWrap/>
            <w:vAlign w:val="center"/>
            <w:hideMark/>
          </w:tcPr>
          <w:p w14:paraId="4EE12329" w14:textId="73F83D4D" w:rsidR="00D443CC" w:rsidRPr="00D443CC" w:rsidRDefault="00D443CC" w:rsidP="00D443CC">
            <w:pPr>
              <w:spacing w:after="0"/>
              <w:jc w:val="center"/>
              <w:rPr>
                <w:color w:val="000000"/>
                <w:sz w:val="24"/>
                <w:szCs w:val="24"/>
              </w:rPr>
            </w:pPr>
            <w:r w:rsidRPr="00D443CC">
              <w:rPr>
                <w:color w:val="000000"/>
                <w:sz w:val="24"/>
                <w:szCs w:val="24"/>
              </w:rPr>
              <w:t>1817.93</w:t>
            </w:r>
          </w:p>
        </w:tc>
        <w:tc>
          <w:tcPr>
            <w:tcW w:w="1453" w:type="dxa"/>
            <w:tcBorders>
              <w:top w:val="nil"/>
              <w:left w:val="nil"/>
              <w:bottom w:val="nil"/>
              <w:right w:val="nil"/>
            </w:tcBorders>
            <w:shd w:val="clear" w:color="auto" w:fill="auto"/>
            <w:noWrap/>
            <w:vAlign w:val="center"/>
            <w:hideMark/>
          </w:tcPr>
          <w:p w14:paraId="2E0EB8F5" w14:textId="6AC155D1" w:rsidR="00D443CC" w:rsidRPr="00D443CC" w:rsidRDefault="00D443CC" w:rsidP="00D443CC">
            <w:pPr>
              <w:spacing w:after="0"/>
              <w:jc w:val="center"/>
              <w:rPr>
                <w:color w:val="000000"/>
                <w:sz w:val="24"/>
                <w:szCs w:val="24"/>
              </w:rPr>
            </w:pPr>
            <w:r w:rsidRPr="00D443CC">
              <w:rPr>
                <w:color w:val="000000"/>
                <w:sz w:val="24"/>
                <w:szCs w:val="24"/>
              </w:rPr>
              <w:t>1868.43</w:t>
            </w:r>
          </w:p>
        </w:tc>
        <w:tc>
          <w:tcPr>
            <w:tcW w:w="1316" w:type="dxa"/>
            <w:tcBorders>
              <w:top w:val="nil"/>
              <w:left w:val="nil"/>
              <w:bottom w:val="nil"/>
              <w:right w:val="nil"/>
            </w:tcBorders>
            <w:shd w:val="clear" w:color="auto" w:fill="auto"/>
            <w:noWrap/>
            <w:vAlign w:val="center"/>
            <w:hideMark/>
          </w:tcPr>
          <w:p w14:paraId="05DA5969" w14:textId="05CD7735" w:rsidR="00D443CC" w:rsidRPr="00D443CC" w:rsidRDefault="00D443CC" w:rsidP="00D443CC">
            <w:pPr>
              <w:spacing w:after="0"/>
              <w:jc w:val="center"/>
              <w:rPr>
                <w:color w:val="000000"/>
                <w:sz w:val="24"/>
                <w:szCs w:val="24"/>
              </w:rPr>
            </w:pPr>
            <w:r w:rsidRPr="00D443CC">
              <w:rPr>
                <w:color w:val="000000"/>
                <w:sz w:val="24"/>
                <w:szCs w:val="24"/>
              </w:rPr>
              <w:t>1704.53</w:t>
            </w:r>
          </w:p>
        </w:tc>
        <w:tc>
          <w:tcPr>
            <w:tcW w:w="1316" w:type="dxa"/>
            <w:tcBorders>
              <w:top w:val="nil"/>
              <w:left w:val="nil"/>
              <w:bottom w:val="nil"/>
              <w:right w:val="nil"/>
            </w:tcBorders>
            <w:shd w:val="clear" w:color="auto" w:fill="auto"/>
            <w:noWrap/>
            <w:vAlign w:val="center"/>
            <w:hideMark/>
          </w:tcPr>
          <w:p w14:paraId="24A4D2C9" w14:textId="0C869F94"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F50CC2" w14:paraId="68805A1E" w14:textId="77777777" w:rsidTr="00AA7891">
        <w:trPr>
          <w:trHeight w:val="287"/>
        </w:trPr>
        <w:tc>
          <w:tcPr>
            <w:tcW w:w="3357" w:type="dxa"/>
            <w:tcBorders>
              <w:top w:val="nil"/>
              <w:left w:val="nil"/>
              <w:bottom w:val="nil"/>
              <w:right w:val="nil"/>
            </w:tcBorders>
            <w:shd w:val="clear" w:color="auto" w:fill="auto"/>
            <w:noWrap/>
            <w:vAlign w:val="bottom"/>
            <w:hideMark/>
          </w:tcPr>
          <w:p w14:paraId="77F97E0C" w14:textId="77777777" w:rsidR="00D443CC" w:rsidRPr="00F50CC2" w:rsidRDefault="00D443CC" w:rsidP="00D443CC">
            <w:pPr>
              <w:spacing w:after="0"/>
              <w:jc w:val="left"/>
              <w:rPr>
                <w:color w:val="000000"/>
                <w:sz w:val="24"/>
                <w:szCs w:val="24"/>
              </w:rPr>
            </w:pPr>
            <w:r w:rsidRPr="00F50CC2">
              <w:rPr>
                <w:color w:val="000000"/>
                <w:sz w:val="24"/>
                <w:szCs w:val="24"/>
              </w:rPr>
              <w:t>Conditional age-at-length</w:t>
            </w:r>
          </w:p>
        </w:tc>
        <w:tc>
          <w:tcPr>
            <w:tcW w:w="1453" w:type="dxa"/>
            <w:tcBorders>
              <w:top w:val="nil"/>
              <w:left w:val="nil"/>
              <w:bottom w:val="nil"/>
              <w:right w:val="nil"/>
            </w:tcBorders>
            <w:shd w:val="clear" w:color="auto" w:fill="auto"/>
            <w:noWrap/>
            <w:vAlign w:val="center"/>
            <w:hideMark/>
          </w:tcPr>
          <w:p w14:paraId="39658107" w14:textId="01542CA3" w:rsidR="00D443CC" w:rsidRPr="00D443CC" w:rsidRDefault="00D443CC" w:rsidP="00D443CC">
            <w:pPr>
              <w:spacing w:after="0"/>
              <w:jc w:val="center"/>
              <w:rPr>
                <w:color w:val="000000"/>
                <w:sz w:val="24"/>
                <w:szCs w:val="24"/>
              </w:rPr>
            </w:pPr>
            <w:r w:rsidRPr="00D443CC">
              <w:rPr>
                <w:color w:val="000000"/>
                <w:sz w:val="24"/>
                <w:szCs w:val="24"/>
              </w:rPr>
              <w:t>1101.99</w:t>
            </w:r>
          </w:p>
        </w:tc>
        <w:tc>
          <w:tcPr>
            <w:tcW w:w="1453" w:type="dxa"/>
            <w:tcBorders>
              <w:top w:val="nil"/>
              <w:left w:val="nil"/>
              <w:bottom w:val="nil"/>
              <w:right w:val="nil"/>
            </w:tcBorders>
            <w:shd w:val="clear" w:color="auto" w:fill="auto"/>
            <w:noWrap/>
            <w:vAlign w:val="center"/>
            <w:hideMark/>
          </w:tcPr>
          <w:p w14:paraId="0613CE53" w14:textId="7AC90892" w:rsidR="00D443CC" w:rsidRPr="00D443CC" w:rsidRDefault="00D443CC" w:rsidP="00D443CC">
            <w:pPr>
              <w:spacing w:after="0"/>
              <w:jc w:val="center"/>
              <w:rPr>
                <w:color w:val="000000"/>
                <w:sz w:val="24"/>
                <w:szCs w:val="24"/>
              </w:rPr>
            </w:pPr>
            <w:r w:rsidRPr="00D443CC">
              <w:rPr>
                <w:color w:val="000000"/>
                <w:sz w:val="24"/>
                <w:szCs w:val="24"/>
              </w:rPr>
              <w:t>1180.16</w:t>
            </w:r>
          </w:p>
        </w:tc>
        <w:tc>
          <w:tcPr>
            <w:tcW w:w="1316" w:type="dxa"/>
            <w:tcBorders>
              <w:top w:val="nil"/>
              <w:left w:val="nil"/>
              <w:bottom w:val="nil"/>
              <w:right w:val="nil"/>
            </w:tcBorders>
            <w:shd w:val="clear" w:color="auto" w:fill="auto"/>
            <w:noWrap/>
            <w:vAlign w:val="center"/>
            <w:hideMark/>
          </w:tcPr>
          <w:p w14:paraId="40DF0564" w14:textId="6D1CA5DC" w:rsidR="00D443CC" w:rsidRPr="00D443CC" w:rsidRDefault="00D443CC" w:rsidP="00D443CC">
            <w:pPr>
              <w:spacing w:after="0"/>
              <w:jc w:val="center"/>
              <w:rPr>
                <w:color w:val="000000"/>
                <w:sz w:val="24"/>
                <w:szCs w:val="24"/>
              </w:rPr>
            </w:pPr>
            <w:r w:rsidRPr="00D443CC">
              <w:rPr>
                <w:color w:val="000000"/>
                <w:sz w:val="24"/>
                <w:szCs w:val="24"/>
              </w:rPr>
              <w:t>1100.23</w:t>
            </w:r>
          </w:p>
        </w:tc>
        <w:tc>
          <w:tcPr>
            <w:tcW w:w="1316" w:type="dxa"/>
            <w:tcBorders>
              <w:top w:val="nil"/>
              <w:left w:val="nil"/>
              <w:bottom w:val="nil"/>
              <w:right w:val="nil"/>
            </w:tcBorders>
            <w:shd w:val="clear" w:color="auto" w:fill="auto"/>
            <w:noWrap/>
            <w:vAlign w:val="center"/>
            <w:hideMark/>
          </w:tcPr>
          <w:p w14:paraId="46DEB2DB" w14:textId="355CD66B"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F50CC2" w14:paraId="041DF2D5" w14:textId="77777777" w:rsidTr="00AA7891">
        <w:trPr>
          <w:trHeight w:val="287"/>
        </w:trPr>
        <w:tc>
          <w:tcPr>
            <w:tcW w:w="3357" w:type="dxa"/>
            <w:tcBorders>
              <w:top w:val="nil"/>
              <w:left w:val="nil"/>
              <w:bottom w:val="nil"/>
              <w:right w:val="nil"/>
            </w:tcBorders>
            <w:shd w:val="clear" w:color="auto" w:fill="auto"/>
            <w:noWrap/>
            <w:vAlign w:val="bottom"/>
            <w:hideMark/>
          </w:tcPr>
          <w:p w14:paraId="1F0E1395" w14:textId="77777777" w:rsidR="00D443CC" w:rsidRPr="00F50CC2" w:rsidRDefault="00D443CC" w:rsidP="00D443CC">
            <w:pPr>
              <w:spacing w:after="0"/>
              <w:jc w:val="left"/>
              <w:rPr>
                <w:color w:val="000000"/>
                <w:sz w:val="24"/>
                <w:szCs w:val="24"/>
              </w:rPr>
            </w:pPr>
            <w:r w:rsidRPr="00F50CC2">
              <w:rPr>
                <w:color w:val="000000"/>
                <w:sz w:val="24"/>
                <w:szCs w:val="24"/>
              </w:rPr>
              <w:t>Recruitment</w:t>
            </w:r>
          </w:p>
        </w:tc>
        <w:tc>
          <w:tcPr>
            <w:tcW w:w="1453" w:type="dxa"/>
            <w:tcBorders>
              <w:top w:val="nil"/>
              <w:left w:val="nil"/>
              <w:bottom w:val="nil"/>
              <w:right w:val="nil"/>
            </w:tcBorders>
            <w:shd w:val="clear" w:color="auto" w:fill="auto"/>
            <w:noWrap/>
            <w:vAlign w:val="center"/>
            <w:hideMark/>
          </w:tcPr>
          <w:p w14:paraId="7A11F711" w14:textId="53F26761" w:rsidR="00D443CC" w:rsidRPr="00D443CC" w:rsidRDefault="00D443CC" w:rsidP="00D443CC">
            <w:pPr>
              <w:spacing w:after="0"/>
              <w:jc w:val="center"/>
              <w:rPr>
                <w:color w:val="000000"/>
                <w:sz w:val="24"/>
                <w:szCs w:val="24"/>
              </w:rPr>
            </w:pPr>
            <w:r w:rsidRPr="00D443CC">
              <w:rPr>
                <w:color w:val="000000"/>
                <w:sz w:val="24"/>
                <w:szCs w:val="24"/>
              </w:rPr>
              <w:t>3.16</w:t>
            </w:r>
          </w:p>
        </w:tc>
        <w:tc>
          <w:tcPr>
            <w:tcW w:w="1453" w:type="dxa"/>
            <w:tcBorders>
              <w:top w:val="nil"/>
              <w:left w:val="nil"/>
              <w:bottom w:val="nil"/>
              <w:right w:val="nil"/>
            </w:tcBorders>
            <w:shd w:val="clear" w:color="auto" w:fill="auto"/>
            <w:noWrap/>
            <w:vAlign w:val="center"/>
            <w:hideMark/>
          </w:tcPr>
          <w:p w14:paraId="1E40535E" w14:textId="400F4489" w:rsidR="00D443CC" w:rsidRPr="00D443CC" w:rsidRDefault="00D443CC" w:rsidP="00D443CC">
            <w:pPr>
              <w:spacing w:after="0"/>
              <w:jc w:val="center"/>
              <w:rPr>
                <w:color w:val="000000"/>
                <w:sz w:val="24"/>
                <w:szCs w:val="24"/>
              </w:rPr>
            </w:pPr>
            <w:r w:rsidRPr="00D443CC">
              <w:rPr>
                <w:color w:val="000000"/>
                <w:sz w:val="24"/>
                <w:szCs w:val="24"/>
              </w:rPr>
              <w:t>-4.86</w:t>
            </w:r>
          </w:p>
        </w:tc>
        <w:tc>
          <w:tcPr>
            <w:tcW w:w="1316" w:type="dxa"/>
            <w:tcBorders>
              <w:top w:val="nil"/>
              <w:left w:val="nil"/>
              <w:bottom w:val="nil"/>
              <w:right w:val="nil"/>
            </w:tcBorders>
            <w:shd w:val="clear" w:color="auto" w:fill="auto"/>
            <w:noWrap/>
            <w:vAlign w:val="center"/>
            <w:hideMark/>
          </w:tcPr>
          <w:p w14:paraId="24CB114B" w14:textId="3A3C37ED" w:rsidR="00D443CC" w:rsidRPr="00D443CC" w:rsidRDefault="00D443CC" w:rsidP="00D443CC">
            <w:pPr>
              <w:spacing w:after="0"/>
              <w:jc w:val="center"/>
              <w:rPr>
                <w:color w:val="000000"/>
                <w:sz w:val="24"/>
                <w:szCs w:val="24"/>
              </w:rPr>
            </w:pPr>
            <w:r w:rsidRPr="00D443CC">
              <w:rPr>
                <w:color w:val="000000"/>
                <w:sz w:val="24"/>
                <w:szCs w:val="24"/>
              </w:rPr>
              <w:t>-2.55</w:t>
            </w:r>
          </w:p>
        </w:tc>
        <w:tc>
          <w:tcPr>
            <w:tcW w:w="1316" w:type="dxa"/>
            <w:tcBorders>
              <w:top w:val="nil"/>
              <w:left w:val="nil"/>
              <w:bottom w:val="nil"/>
              <w:right w:val="nil"/>
            </w:tcBorders>
            <w:shd w:val="clear" w:color="auto" w:fill="auto"/>
            <w:noWrap/>
            <w:vAlign w:val="center"/>
            <w:hideMark/>
          </w:tcPr>
          <w:p w14:paraId="1D63436A" w14:textId="61AEF2A2" w:rsidR="00D443CC" w:rsidRPr="00D443CC" w:rsidRDefault="00D443CC" w:rsidP="00D443CC">
            <w:pPr>
              <w:spacing w:after="0"/>
              <w:jc w:val="center"/>
              <w:rPr>
                <w:color w:val="000000"/>
                <w:sz w:val="24"/>
                <w:szCs w:val="24"/>
              </w:rPr>
            </w:pPr>
            <w:r w:rsidRPr="00D443CC">
              <w:rPr>
                <w:color w:val="000000"/>
                <w:sz w:val="24"/>
                <w:szCs w:val="24"/>
              </w:rPr>
              <w:t>-2.96</w:t>
            </w:r>
          </w:p>
        </w:tc>
      </w:tr>
      <w:tr w:rsidR="00D443CC" w:rsidRPr="00F50CC2" w14:paraId="2F1A2C8E" w14:textId="77777777" w:rsidTr="00AA7891">
        <w:trPr>
          <w:trHeight w:val="287"/>
        </w:trPr>
        <w:tc>
          <w:tcPr>
            <w:tcW w:w="3357" w:type="dxa"/>
            <w:tcBorders>
              <w:top w:val="nil"/>
              <w:left w:val="nil"/>
              <w:bottom w:val="nil"/>
              <w:right w:val="nil"/>
            </w:tcBorders>
            <w:shd w:val="clear" w:color="auto" w:fill="auto"/>
            <w:noWrap/>
            <w:vAlign w:val="bottom"/>
            <w:hideMark/>
          </w:tcPr>
          <w:p w14:paraId="0BF98723" w14:textId="77777777" w:rsidR="00D443CC" w:rsidRPr="00F50CC2" w:rsidRDefault="00D443CC" w:rsidP="00D443CC">
            <w:pPr>
              <w:spacing w:after="0"/>
              <w:jc w:val="left"/>
              <w:rPr>
                <w:color w:val="000000"/>
                <w:sz w:val="24"/>
                <w:szCs w:val="24"/>
              </w:rPr>
            </w:pPr>
            <w:r w:rsidRPr="00F50CC2">
              <w:rPr>
                <w:color w:val="000000"/>
                <w:sz w:val="24"/>
                <w:szCs w:val="24"/>
              </w:rPr>
              <w:t>InitEQ_Regime</w:t>
            </w:r>
          </w:p>
        </w:tc>
        <w:tc>
          <w:tcPr>
            <w:tcW w:w="1453" w:type="dxa"/>
            <w:tcBorders>
              <w:top w:val="nil"/>
              <w:left w:val="nil"/>
              <w:bottom w:val="nil"/>
              <w:right w:val="nil"/>
            </w:tcBorders>
            <w:shd w:val="clear" w:color="auto" w:fill="auto"/>
            <w:noWrap/>
            <w:vAlign w:val="center"/>
            <w:hideMark/>
          </w:tcPr>
          <w:p w14:paraId="7EC1EE34" w14:textId="6466EE97" w:rsidR="00D443CC" w:rsidRPr="00D443CC" w:rsidRDefault="00D443CC" w:rsidP="00D443CC">
            <w:pPr>
              <w:spacing w:after="0"/>
              <w:jc w:val="center"/>
              <w:rPr>
                <w:color w:val="000000"/>
                <w:sz w:val="24"/>
                <w:szCs w:val="24"/>
              </w:rPr>
            </w:pPr>
            <w:r w:rsidRPr="00D443CC">
              <w:rPr>
                <w:color w:val="000000"/>
                <w:sz w:val="24"/>
                <w:szCs w:val="24"/>
              </w:rPr>
              <w:t>3.09</w:t>
            </w:r>
          </w:p>
        </w:tc>
        <w:tc>
          <w:tcPr>
            <w:tcW w:w="1453" w:type="dxa"/>
            <w:tcBorders>
              <w:top w:val="nil"/>
              <w:left w:val="nil"/>
              <w:bottom w:val="nil"/>
              <w:right w:val="nil"/>
            </w:tcBorders>
            <w:shd w:val="clear" w:color="auto" w:fill="auto"/>
            <w:noWrap/>
            <w:vAlign w:val="center"/>
            <w:hideMark/>
          </w:tcPr>
          <w:p w14:paraId="70DC2C56" w14:textId="22C14AE7" w:rsidR="00D443CC" w:rsidRPr="00D443CC" w:rsidRDefault="00D443CC" w:rsidP="00D443CC">
            <w:pPr>
              <w:spacing w:after="0"/>
              <w:jc w:val="center"/>
              <w:rPr>
                <w:color w:val="000000"/>
                <w:sz w:val="24"/>
                <w:szCs w:val="24"/>
              </w:rPr>
            </w:pPr>
            <w:r w:rsidRPr="00D443CC">
              <w:rPr>
                <w:color w:val="000000"/>
                <w:sz w:val="24"/>
                <w:szCs w:val="24"/>
              </w:rPr>
              <w:t>3.10</w:t>
            </w:r>
          </w:p>
        </w:tc>
        <w:tc>
          <w:tcPr>
            <w:tcW w:w="1316" w:type="dxa"/>
            <w:tcBorders>
              <w:top w:val="nil"/>
              <w:left w:val="nil"/>
              <w:bottom w:val="nil"/>
              <w:right w:val="nil"/>
            </w:tcBorders>
            <w:shd w:val="clear" w:color="auto" w:fill="auto"/>
            <w:noWrap/>
            <w:vAlign w:val="center"/>
            <w:hideMark/>
          </w:tcPr>
          <w:p w14:paraId="499DCB5D" w14:textId="37E7D6A3" w:rsidR="00D443CC" w:rsidRPr="00D443CC" w:rsidRDefault="00D443CC" w:rsidP="00D443CC">
            <w:pPr>
              <w:spacing w:after="0"/>
              <w:jc w:val="center"/>
              <w:rPr>
                <w:color w:val="000000"/>
                <w:sz w:val="24"/>
                <w:szCs w:val="24"/>
              </w:rPr>
            </w:pPr>
            <w:r w:rsidRPr="00D443CC">
              <w:rPr>
                <w:color w:val="000000"/>
                <w:sz w:val="24"/>
                <w:szCs w:val="24"/>
              </w:rPr>
              <w:t>3.16</w:t>
            </w:r>
          </w:p>
        </w:tc>
        <w:tc>
          <w:tcPr>
            <w:tcW w:w="1316" w:type="dxa"/>
            <w:tcBorders>
              <w:top w:val="nil"/>
              <w:left w:val="nil"/>
              <w:bottom w:val="nil"/>
              <w:right w:val="nil"/>
            </w:tcBorders>
            <w:shd w:val="clear" w:color="auto" w:fill="auto"/>
            <w:noWrap/>
            <w:vAlign w:val="center"/>
            <w:hideMark/>
          </w:tcPr>
          <w:p w14:paraId="458F8CD2" w14:textId="3531DDE7" w:rsidR="00D443CC" w:rsidRPr="00D443CC" w:rsidRDefault="00D443CC" w:rsidP="00D443CC">
            <w:pPr>
              <w:spacing w:after="0"/>
              <w:jc w:val="center"/>
              <w:rPr>
                <w:color w:val="000000"/>
                <w:sz w:val="24"/>
                <w:szCs w:val="24"/>
              </w:rPr>
            </w:pPr>
            <w:r w:rsidRPr="00D443CC">
              <w:rPr>
                <w:color w:val="000000"/>
                <w:sz w:val="24"/>
                <w:szCs w:val="24"/>
              </w:rPr>
              <w:t>3.25</w:t>
            </w:r>
          </w:p>
        </w:tc>
      </w:tr>
      <w:tr w:rsidR="00D443CC" w:rsidRPr="00F50CC2" w14:paraId="354DA1D7" w14:textId="77777777" w:rsidTr="00AA7891">
        <w:trPr>
          <w:trHeight w:val="287"/>
        </w:trPr>
        <w:tc>
          <w:tcPr>
            <w:tcW w:w="3357" w:type="dxa"/>
            <w:tcBorders>
              <w:top w:val="nil"/>
              <w:left w:val="nil"/>
              <w:bottom w:val="nil"/>
              <w:right w:val="nil"/>
            </w:tcBorders>
            <w:shd w:val="clear" w:color="auto" w:fill="auto"/>
            <w:noWrap/>
            <w:vAlign w:val="bottom"/>
            <w:hideMark/>
          </w:tcPr>
          <w:p w14:paraId="1A2C1C61" w14:textId="77777777" w:rsidR="00D443CC" w:rsidRPr="00F50CC2" w:rsidRDefault="00D443CC" w:rsidP="00D443CC">
            <w:pPr>
              <w:spacing w:after="0"/>
              <w:jc w:val="left"/>
              <w:rPr>
                <w:color w:val="000000"/>
                <w:sz w:val="24"/>
                <w:szCs w:val="24"/>
              </w:rPr>
            </w:pPr>
            <w:r w:rsidRPr="00F50CC2">
              <w:rPr>
                <w:color w:val="000000"/>
                <w:sz w:val="24"/>
                <w:szCs w:val="24"/>
              </w:rPr>
              <w:t>Forecast_Recruitment</w:t>
            </w:r>
          </w:p>
        </w:tc>
        <w:tc>
          <w:tcPr>
            <w:tcW w:w="1453" w:type="dxa"/>
            <w:tcBorders>
              <w:top w:val="nil"/>
              <w:left w:val="nil"/>
              <w:bottom w:val="nil"/>
              <w:right w:val="nil"/>
            </w:tcBorders>
            <w:shd w:val="clear" w:color="auto" w:fill="auto"/>
            <w:noWrap/>
            <w:vAlign w:val="center"/>
            <w:hideMark/>
          </w:tcPr>
          <w:p w14:paraId="29497215" w14:textId="7AA18F57" w:rsidR="00D443CC" w:rsidRPr="00D443CC" w:rsidRDefault="00D443CC" w:rsidP="00D443CC">
            <w:pPr>
              <w:spacing w:after="0"/>
              <w:jc w:val="center"/>
              <w:rPr>
                <w:color w:val="000000"/>
                <w:sz w:val="24"/>
                <w:szCs w:val="24"/>
              </w:rPr>
            </w:pPr>
            <w:r w:rsidRPr="00D443CC">
              <w:rPr>
                <w:color w:val="000000"/>
                <w:sz w:val="24"/>
                <w:szCs w:val="24"/>
              </w:rPr>
              <w:t>0.61</w:t>
            </w:r>
          </w:p>
        </w:tc>
        <w:tc>
          <w:tcPr>
            <w:tcW w:w="1453" w:type="dxa"/>
            <w:tcBorders>
              <w:top w:val="nil"/>
              <w:left w:val="nil"/>
              <w:bottom w:val="nil"/>
              <w:right w:val="nil"/>
            </w:tcBorders>
            <w:shd w:val="clear" w:color="auto" w:fill="auto"/>
            <w:noWrap/>
            <w:vAlign w:val="center"/>
            <w:hideMark/>
          </w:tcPr>
          <w:p w14:paraId="01AA55FE" w14:textId="109FEBBE" w:rsidR="00D443CC" w:rsidRPr="00D443CC" w:rsidRDefault="00D443CC" w:rsidP="00D443CC">
            <w:pPr>
              <w:spacing w:after="0"/>
              <w:jc w:val="center"/>
              <w:rPr>
                <w:color w:val="000000"/>
                <w:sz w:val="24"/>
                <w:szCs w:val="24"/>
              </w:rPr>
            </w:pPr>
            <w:r w:rsidRPr="00D443CC">
              <w:rPr>
                <w:color w:val="000000"/>
                <w:sz w:val="24"/>
                <w:szCs w:val="24"/>
              </w:rPr>
              <w:t>0.41</w:t>
            </w:r>
          </w:p>
        </w:tc>
        <w:tc>
          <w:tcPr>
            <w:tcW w:w="1316" w:type="dxa"/>
            <w:tcBorders>
              <w:top w:val="nil"/>
              <w:left w:val="nil"/>
              <w:bottom w:val="nil"/>
              <w:right w:val="nil"/>
            </w:tcBorders>
            <w:shd w:val="clear" w:color="auto" w:fill="auto"/>
            <w:noWrap/>
            <w:vAlign w:val="center"/>
            <w:hideMark/>
          </w:tcPr>
          <w:p w14:paraId="7EB193E3" w14:textId="0B65FFC0" w:rsidR="00D443CC" w:rsidRPr="00D443CC" w:rsidRDefault="00D443CC" w:rsidP="00D443CC">
            <w:pPr>
              <w:spacing w:after="0"/>
              <w:jc w:val="center"/>
              <w:rPr>
                <w:color w:val="000000"/>
                <w:sz w:val="24"/>
                <w:szCs w:val="24"/>
              </w:rPr>
            </w:pPr>
            <w:r w:rsidRPr="00D443CC">
              <w:rPr>
                <w:color w:val="000000"/>
                <w:sz w:val="24"/>
                <w:szCs w:val="24"/>
              </w:rPr>
              <w:t>0.00</w:t>
            </w:r>
          </w:p>
        </w:tc>
        <w:tc>
          <w:tcPr>
            <w:tcW w:w="1316" w:type="dxa"/>
            <w:tcBorders>
              <w:top w:val="nil"/>
              <w:left w:val="nil"/>
              <w:bottom w:val="nil"/>
              <w:right w:val="nil"/>
            </w:tcBorders>
            <w:shd w:val="clear" w:color="auto" w:fill="auto"/>
            <w:noWrap/>
            <w:vAlign w:val="center"/>
            <w:hideMark/>
          </w:tcPr>
          <w:p w14:paraId="7D836885" w14:textId="21CB1660"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F50CC2" w14:paraId="5EB50DCE" w14:textId="77777777" w:rsidTr="00AA7891">
        <w:trPr>
          <w:trHeight w:val="287"/>
        </w:trPr>
        <w:tc>
          <w:tcPr>
            <w:tcW w:w="3357" w:type="dxa"/>
            <w:tcBorders>
              <w:top w:val="nil"/>
              <w:left w:val="nil"/>
              <w:right w:val="nil"/>
            </w:tcBorders>
            <w:shd w:val="clear" w:color="auto" w:fill="auto"/>
            <w:noWrap/>
            <w:vAlign w:val="bottom"/>
            <w:hideMark/>
          </w:tcPr>
          <w:p w14:paraId="7E4681C1" w14:textId="77777777" w:rsidR="00D443CC" w:rsidRPr="00F50CC2" w:rsidRDefault="00D443CC" w:rsidP="00D443CC">
            <w:pPr>
              <w:spacing w:after="0"/>
              <w:jc w:val="left"/>
              <w:rPr>
                <w:color w:val="000000"/>
                <w:sz w:val="24"/>
                <w:szCs w:val="24"/>
              </w:rPr>
            </w:pPr>
            <w:r w:rsidRPr="00F50CC2">
              <w:rPr>
                <w:color w:val="000000"/>
                <w:sz w:val="24"/>
                <w:szCs w:val="24"/>
              </w:rPr>
              <w:t>Parm_priors</w:t>
            </w:r>
          </w:p>
        </w:tc>
        <w:tc>
          <w:tcPr>
            <w:tcW w:w="1453" w:type="dxa"/>
            <w:tcBorders>
              <w:top w:val="nil"/>
              <w:left w:val="nil"/>
              <w:right w:val="nil"/>
            </w:tcBorders>
            <w:shd w:val="clear" w:color="auto" w:fill="auto"/>
            <w:noWrap/>
            <w:vAlign w:val="center"/>
            <w:hideMark/>
          </w:tcPr>
          <w:p w14:paraId="71ECC258" w14:textId="5CC79CC5" w:rsidR="00D443CC" w:rsidRPr="00D443CC" w:rsidRDefault="00D443CC" w:rsidP="00D443CC">
            <w:pPr>
              <w:spacing w:after="0"/>
              <w:jc w:val="center"/>
              <w:rPr>
                <w:color w:val="000000"/>
                <w:sz w:val="24"/>
                <w:szCs w:val="24"/>
              </w:rPr>
            </w:pPr>
            <w:r w:rsidRPr="00D443CC">
              <w:rPr>
                <w:color w:val="000000"/>
                <w:sz w:val="24"/>
                <w:szCs w:val="24"/>
              </w:rPr>
              <w:t>1.00</w:t>
            </w:r>
          </w:p>
        </w:tc>
        <w:tc>
          <w:tcPr>
            <w:tcW w:w="1453" w:type="dxa"/>
            <w:tcBorders>
              <w:top w:val="nil"/>
              <w:left w:val="nil"/>
              <w:right w:val="nil"/>
            </w:tcBorders>
            <w:shd w:val="clear" w:color="auto" w:fill="auto"/>
            <w:noWrap/>
            <w:vAlign w:val="center"/>
            <w:hideMark/>
          </w:tcPr>
          <w:p w14:paraId="22E8A647" w14:textId="5EC84338" w:rsidR="00D443CC" w:rsidRPr="00D443CC" w:rsidRDefault="00D443CC" w:rsidP="00D443CC">
            <w:pPr>
              <w:spacing w:after="0"/>
              <w:jc w:val="center"/>
              <w:rPr>
                <w:color w:val="000000"/>
                <w:sz w:val="24"/>
                <w:szCs w:val="24"/>
              </w:rPr>
            </w:pPr>
            <w:r w:rsidRPr="00D443CC">
              <w:rPr>
                <w:color w:val="000000"/>
                <w:sz w:val="24"/>
                <w:szCs w:val="24"/>
              </w:rPr>
              <w:t>1.02</w:t>
            </w:r>
          </w:p>
        </w:tc>
        <w:tc>
          <w:tcPr>
            <w:tcW w:w="1316" w:type="dxa"/>
            <w:tcBorders>
              <w:top w:val="nil"/>
              <w:left w:val="nil"/>
              <w:right w:val="nil"/>
            </w:tcBorders>
            <w:shd w:val="clear" w:color="auto" w:fill="auto"/>
            <w:noWrap/>
            <w:vAlign w:val="center"/>
            <w:hideMark/>
          </w:tcPr>
          <w:p w14:paraId="523FB275" w14:textId="5C736992" w:rsidR="00D443CC" w:rsidRPr="00D443CC" w:rsidRDefault="00D443CC" w:rsidP="00D443CC">
            <w:pPr>
              <w:spacing w:after="0"/>
              <w:jc w:val="center"/>
              <w:rPr>
                <w:color w:val="000000"/>
                <w:sz w:val="24"/>
                <w:szCs w:val="24"/>
              </w:rPr>
            </w:pPr>
            <w:r w:rsidRPr="00D443CC">
              <w:rPr>
                <w:color w:val="000000"/>
                <w:sz w:val="24"/>
                <w:szCs w:val="24"/>
              </w:rPr>
              <w:t>1.14</w:t>
            </w:r>
          </w:p>
        </w:tc>
        <w:tc>
          <w:tcPr>
            <w:tcW w:w="1316" w:type="dxa"/>
            <w:tcBorders>
              <w:top w:val="nil"/>
              <w:left w:val="nil"/>
              <w:right w:val="nil"/>
            </w:tcBorders>
            <w:shd w:val="clear" w:color="auto" w:fill="auto"/>
            <w:noWrap/>
            <w:vAlign w:val="center"/>
            <w:hideMark/>
          </w:tcPr>
          <w:p w14:paraId="70AE02F9" w14:textId="41DDBD26" w:rsidR="00D443CC" w:rsidRPr="00D443CC" w:rsidRDefault="00D443CC" w:rsidP="00D443CC">
            <w:pPr>
              <w:spacing w:after="0"/>
              <w:jc w:val="center"/>
              <w:rPr>
                <w:color w:val="000000"/>
                <w:sz w:val="24"/>
                <w:szCs w:val="24"/>
              </w:rPr>
            </w:pPr>
            <w:r w:rsidRPr="00D443CC">
              <w:rPr>
                <w:color w:val="000000"/>
                <w:sz w:val="24"/>
                <w:szCs w:val="24"/>
              </w:rPr>
              <w:t>1.15</w:t>
            </w:r>
          </w:p>
        </w:tc>
      </w:tr>
      <w:tr w:rsidR="00D443CC" w:rsidRPr="00F50CC2" w14:paraId="33C52C25" w14:textId="77777777" w:rsidTr="00AA7891">
        <w:trPr>
          <w:trHeight w:val="287"/>
        </w:trPr>
        <w:tc>
          <w:tcPr>
            <w:tcW w:w="3357" w:type="dxa"/>
            <w:tcBorders>
              <w:top w:val="nil"/>
              <w:left w:val="nil"/>
              <w:bottom w:val="nil"/>
              <w:right w:val="nil"/>
            </w:tcBorders>
            <w:shd w:val="clear" w:color="auto" w:fill="auto"/>
            <w:noWrap/>
            <w:vAlign w:val="bottom"/>
            <w:hideMark/>
          </w:tcPr>
          <w:p w14:paraId="62DF81B5" w14:textId="77777777" w:rsidR="00D443CC" w:rsidRPr="00F50CC2" w:rsidRDefault="00D443CC" w:rsidP="00D443CC">
            <w:pPr>
              <w:spacing w:after="0"/>
              <w:jc w:val="left"/>
              <w:rPr>
                <w:color w:val="000000"/>
                <w:sz w:val="24"/>
                <w:szCs w:val="24"/>
              </w:rPr>
            </w:pPr>
            <w:r w:rsidRPr="00F50CC2">
              <w:rPr>
                <w:color w:val="000000"/>
                <w:sz w:val="24"/>
                <w:szCs w:val="24"/>
              </w:rPr>
              <w:t>Parm_softbounds</w:t>
            </w:r>
          </w:p>
        </w:tc>
        <w:tc>
          <w:tcPr>
            <w:tcW w:w="1453" w:type="dxa"/>
            <w:tcBorders>
              <w:top w:val="nil"/>
              <w:left w:val="nil"/>
              <w:bottom w:val="nil"/>
              <w:right w:val="nil"/>
            </w:tcBorders>
            <w:shd w:val="clear" w:color="auto" w:fill="auto"/>
            <w:noWrap/>
            <w:vAlign w:val="center"/>
            <w:hideMark/>
          </w:tcPr>
          <w:p w14:paraId="337FEFD8" w14:textId="21F25AEC" w:rsidR="00D443CC" w:rsidRPr="00D443CC" w:rsidRDefault="00D443CC" w:rsidP="00D443CC">
            <w:pPr>
              <w:spacing w:after="0"/>
              <w:jc w:val="center"/>
              <w:rPr>
                <w:color w:val="000000"/>
                <w:sz w:val="24"/>
                <w:szCs w:val="24"/>
              </w:rPr>
            </w:pPr>
            <w:r w:rsidRPr="00D443CC">
              <w:rPr>
                <w:color w:val="000000"/>
                <w:sz w:val="24"/>
                <w:szCs w:val="24"/>
              </w:rPr>
              <w:t>0.01</w:t>
            </w:r>
          </w:p>
        </w:tc>
        <w:tc>
          <w:tcPr>
            <w:tcW w:w="1453" w:type="dxa"/>
            <w:tcBorders>
              <w:top w:val="nil"/>
              <w:left w:val="nil"/>
              <w:bottom w:val="nil"/>
              <w:right w:val="nil"/>
            </w:tcBorders>
            <w:shd w:val="clear" w:color="auto" w:fill="auto"/>
            <w:noWrap/>
            <w:vAlign w:val="center"/>
            <w:hideMark/>
          </w:tcPr>
          <w:p w14:paraId="4E210B4F" w14:textId="5C6C0B0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64BBA75F" w14:textId="6AF44F3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0E10C0E8" w14:textId="3E92038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F50CC2" w14:paraId="019CC241" w14:textId="77777777" w:rsidTr="00AA7891">
        <w:trPr>
          <w:trHeight w:val="287"/>
        </w:trPr>
        <w:tc>
          <w:tcPr>
            <w:tcW w:w="3357" w:type="dxa"/>
            <w:tcBorders>
              <w:top w:val="nil"/>
              <w:left w:val="nil"/>
              <w:bottom w:val="single" w:sz="4" w:space="0" w:color="auto"/>
              <w:right w:val="nil"/>
            </w:tcBorders>
            <w:shd w:val="clear" w:color="auto" w:fill="auto"/>
            <w:noWrap/>
            <w:vAlign w:val="bottom"/>
            <w:hideMark/>
          </w:tcPr>
          <w:p w14:paraId="2E3B5332" w14:textId="77777777" w:rsidR="00D443CC" w:rsidRPr="00F50CC2" w:rsidRDefault="00D443CC" w:rsidP="00D443CC">
            <w:pPr>
              <w:spacing w:after="0"/>
              <w:jc w:val="left"/>
              <w:rPr>
                <w:color w:val="000000"/>
                <w:sz w:val="24"/>
                <w:szCs w:val="24"/>
              </w:rPr>
            </w:pPr>
            <w:r w:rsidRPr="00F50CC2">
              <w:rPr>
                <w:color w:val="000000"/>
                <w:sz w:val="24"/>
                <w:szCs w:val="24"/>
              </w:rPr>
              <w:t>Parm_devs</w:t>
            </w:r>
          </w:p>
        </w:tc>
        <w:tc>
          <w:tcPr>
            <w:tcW w:w="1453" w:type="dxa"/>
            <w:tcBorders>
              <w:top w:val="nil"/>
              <w:left w:val="nil"/>
              <w:bottom w:val="single" w:sz="4" w:space="0" w:color="auto"/>
              <w:right w:val="nil"/>
            </w:tcBorders>
            <w:shd w:val="clear" w:color="auto" w:fill="auto"/>
            <w:noWrap/>
            <w:vAlign w:val="center"/>
            <w:hideMark/>
          </w:tcPr>
          <w:p w14:paraId="34F37124" w14:textId="060C910C" w:rsidR="00D443CC" w:rsidRPr="00D443CC" w:rsidRDefault="00D443CC" w:rsidP="00D443CC">
            <w:pPr>
              <w:spacing w:after="0"/>
              <w:jc w:val="center"/>
              <w:rPr>
                <w:color w:val="000000"/>
                <w:sz w:val="24"/>
                <w:szCs w:val="24"/>
              </w:rPr>
            </w:pPr>
            <w:r w:rsidRPr="00D443CC">
              <w:rPr>
                <w:color w:val="000000"/>
                <w:sz w:val="24"/>
                <w:szCs w:val="24"/>
              </w:rPr>
              <w:t>6.50</w:t>
            </w:r>
          </w:p>
        </w:tc>
        <w:tc>
          <w:tcPr>
            <w:tcW w:w="1453" w:type="dxa"/>
            <w:tcBorders>
              <w:top w:val="nil"/>
              <w:left w:val="nil"/>
              <w:bottom w:val="single" w:sz="4" w:space="0" w:color="auto"/>
              <w:right w:val="nil"/>
            </w:tcBorders>
            <w:shd w:val="clear" w:color="auto" w:fill="auto"/>
            <w:noWrap/>
            <w:vAlign w:val="center"/>
            <w:hideMark/>
          </w:tcPr>
          <w:p w14:paraId="7A4852F5" w14:textId="4ED3B846" w:rsidR="00D443CC" w:rsidRPr="00D443CC" w:rsidRDefault="00D443CC" w:rsidP="00D443CC">
            <w:pPr>
              <w:spacing w:after="0"/>
              <w:jc w:val="center"/>
              <w:rPr>
                <w:color w:val="000000"/>
                <w:sz w:val="24"/>
                <w:szCs w:val="24"/>
              </w:rPr>
            </w:pPr>
            <w:r w:rsidRPr="00D443CC">
              <w:rPr>
                <w:color w:val="000000"/>
                <w:sz w:val="24"/>
                <w:szCs w:val="24"/>
              </w:rPr>
              <w:t>6.50</w:t>
            </w:r>
          </w:p>
        </w:tc>
        <w:tc>
          <w:tcPr>
            <w:tcW w:w="1316" w:type="dxa"/>
            <w:tcBorders>
              <w:top w:val="nil"/>
              <w:left w:val="nil"/>
              <w:bottom w:val="single" w:sz="4" w:space="0" w:color="auto"/>
              <w:right w:val="nil"/>
            </w:tcBorders>
            <w:shd w:val="clear" w:color="auto" w:fill="auto"/>
            <w:noWrap/>
            <w:vAlign w:val="center"/>
            <w:hideMark/>
          </w:tcPr>
          <w:p w14:paraId="43A37BE3" w14:textId="666DD62A" w:rsidR="00D443CC" w:rsidRPr="00D443CC" w:rsidRDefault="00D443CC" w:rsidP="00D443CC">
            <w:pPr>
              <w:spacing w:after="0"/>
              <w:jc w:val="center"/>
              <w:rPr>
                <w:color w:val="000000"/>
                <w:sz w:val="24"/>
                <w:szCs w:val="24"/>
              </w:rPr>
            </w:pPr>
            <w:r w:rsidRPr="00D443CC">
              <w:rPr>
                <w:color w:val="000000"/>
                <w:sz w:val="24"/>
                <w:szCs w:val="24"/>
              </w:rPr>
              <w:t>6.08</w:t>
            </w:r>
          </w:p>
        </w:tc>
        <w:tc>
          <w:tcPr>
            <w:tcW w:w="1316" w:type="dxa"/>
            <w:tcBorders>
              <w:top w:val="nil"/>
              <w:left w:val="nil"/>
              <w:bottom w:val="single" w:sz="4" w:space="0" w:color="auto"/>
              <w:right w:val="nil"/>
            </w:tcBorders>
            <w:shd w:val="clear" w:color="auto" w:fill="auto"/>
            <w:noWrap/>
            <w:vAlign w:val="center"/>
            <w:hideMark/>
          </w:tcPr>
          <w:p w14:paraId="71D4891B" w14:textId="7B8F04C2" w:rsidR="00D443CC" w:rsidRPr="00D443CC" w:rsidRDefault="00D443CC" w:rsidP="00D443CC">
            <w:pPr>
              <w:spacing w:after="0"/>
              <w:jc w:val="center"/>
              <w:rPr>
                <w:color w:val="000000"/>
                <w:sz w:val="24"/>
                <w:szCs w:val="24"/>
              </w:rPr>
            </w:pPr>
            <w:r w:rsidRPr="00D443CC">
              <w:rPr>
                <w:color w:val="000000"/>
                <w:sz w:val="24"/>
                <w:szCs w:val="24"/>
              </w:rPr>
              <w:t>6.04</w:t>
            </w:r>
          </w:p>
        </w:tc>
      </w:tr>
    </w:tbl>
    <w:p w14:paraId="57CD69A9" w14:textId="4DDF5446" w:rsidR="00A81834" w:rsidRPr="00711F03" w:rsidRDefault="00A81834" w:rsidP="00FE0BE7">
      <w:pPr>
        <w:jc w:val="left"/>
        <w:rPr>
          <w:sz w:val="24"/>
          <w:szCs w:val="24"/>
        </w:rPr>
      </w:pPr>
    </w:p>
    <w:p w14:paraId="0BB0EE4E" w14:textId="737195D9" w:rsidR="00A81834" w:rsidRPr="00711F03" w:rsidRDefault="00A81834">
      <w:pPr>
        <w:rPr>
          <w:sz w:val="24"/>
          <w:szCs w:val="24"/>
        </w:rPr>
      </w:pPr>
      <w:r w:rsidRPr="00711F03">
        <w:rPr>
          <w:sz w:val="24"/>
          <w:szCs w:val="24"/>
        </w:rPr>
        <w:br w:type="page"/>
      </w:r>
    </w:p>
    <w:p w14:paraId="2918F04B" w14:textId="679A35DC" w:rsidR="000702B9" w:rsidRPr="00711F03" w:rsidRDefault="000702B9" w:rsidP="000702B9">
      <w:pPr>
        <w:jc w:val="left"/>
        <w:rPr>
          <w:sz w:val="24"/>
          <w:szCs w:val="24"/>
        </w:rPr>
      </w:pPr>
      <w:r>
        <w:rPr>
          <w:sz w:val="24"/>
          <w:szCs w:val="24"/>
        </w:rPr>
        <w:lastRenderedPageBreak/>
        <w:t>Table 5</w:t>
      </w:r>
      <w:r w:rsidRPr="00711F03">
        <w:rPr>
          <w:sz w:val="24"/>
          <w:szCs w:val="24"/>
        </w:rPr>
        <w:t>. Likelihood components from model</w:t>
      </w:r>
      <w:r w:rsidR="00D443CC">
        <w:rPr>
          <w:sz w:val="24"/>
          <w:szCs w:val="24"/>
        </w:rPr>
        <w:t xml:space="preserve"> 2019</w:t>
      </w:r>
      <w:r>
        <w:rPr>
          <w:sz w:val="24"/>
          <w:szCs w:val="24"/>
        </w:rPr>
        <w:t>.1d</w:t>
      </w:r>
      <w:r w:rsidR="00D443CC">
        <w:rPr>
          <w:sz w:val="24"/>
          <w:szCs w:val="24"/>
        </w:rPr>
        <w:t>, 2019.1e, 2019.1e.2cm, and 2019.1e.5cm</w:t>
      </w:r>
      <w:r>
        <w:rPr>
          <w:sz w:val="24"/>
          <w:szCs w:val="24"/>
        </w:rPr>
        <w:t>.</w:t>
      </w:r>
    </w:p>
    <w:tbl>
      <w:tblPr>
        <w:tblW w:w="9037" w:type="dxa"/>
        <w:tblLook w:val="04A0" w:firstRow="1" w:lastRow="0" w:firstColumn="1" w:lastColumn="0" w:noHBand="0" w:noVBand="1"/>
      </w:tblPr>
      <w:tblGrid>
        <w:gridCol w:w="2815"/>
        <w:gridCol w:w="1431"/>
        <w:gridCol w:w="1431"/>
        <w:gridCol w:w="1680"/>
        <w:gridCol w:w="1680"/>
      </w:tblGrid>
      <w:tr w:rsidR="00D443CC" w:rsidRPr="00D443CC" w14:paraId="2A1E6BDE" w14:textId="77777777" w:rsidTr="00D443CC">
        <w:trPr>
          <w:trHeight w:val="268"/>
        </w:trPr>
        <w:tc>
          <w:tcPr>
            <w:tcW w:w="2815" w:type="dxa"/>
            <w:tcBorders>
              <w:top w:val="nil"/>
              <w:left w:val="nil"/>
              <w:bottom w:val="single" w:sz="8" w:space="0" w:color="auto"/>
              <w:right w:val="nil"/>
            </w:tcBorders>
            <w:shd w:val="clear" w:color="auto" w:fill="auto"/>
            <w:noWrap/>
            <w:vAlign w:val="center"/>
            <w:hideMark/>
          </w:tcPr>
          <w:p w14:paraId="54A9E502" w14:textId="77777777" w:rsidR="00D443CC" w:rsidRPr="00D443CC" w:rsidRDefault="00D443CC" w:rsidP="00D443CC">
            <w:pPr>
              <w:spacing w:after="0"/>
              <w:jc w:val="left"/>
              <w:rPr>
                <w:color w:val="000000"/>
                <w:sz w:val="24"/>
                <w:szCs w:val="24"/>
              </w:rPr>
            </w:pPr>
            <w:r w:rsidRPr="00D443CC">
              <w:rPr>
                <w:color w:val="000000"/>
                <w:sz w:val="24"/>
                <w:szCs w:val="24"/>
              </w:rPr>
              <w:t>Likelihood component</w:t>
            </w:r>
          </w:p>
        </w:tc>
        <w:tc>
          <w:tcPr>
            <w:tcW w:w="1431" w:type="dxa"/>
            <w:tcBorders>
              <w:top w:val="nil"/>
              <w:left w:val="nil"/>
              <w:bottom w:val="single" w:sz="8" w:space="0" w:color="auto"/>
              <w:right w:val="nil"/>
            </w:tcBorders>
            <w:shd w:val="clear" w:color="auto" w:fill="auto"/>
            <w:noWrap/>
            <w:vAlign w:val="center"/>
            <w:hideMark/>
          </w:tcPr>
          <w:p w14:paraId="14C350D3" w14:textId="77777777" w:rsidR="00D443CC" w:rsidRPr="00D443CC" w:rsidRDefault="00D443CC" w:rsidP="00D443CC">
            <w:pPr>
              <w:spacing w:after="0"/>
              <w:jc w:val="left"/>
              <w:rPr>
                <w:color w:val="000000"/>
                <w:sz w:val="24"/>
                <w:szCs w:val="24"/>
              </w:rPr>
            </w:pPr>
            <w:r w:rsidRPr="00D443CC">
              <w:rPr>
                <w:color w:val="000000"/>
                <w:sz w:val="24"/>
                <w:szCs w:val="24"/>
              </w:rPr>
              <w:t>2019.1d</w:t>
            </w:r>
          </w:p>
        </w:tc>
        <w:tc>
          <w:tcPr>
            <w:tcW w:w="1431" w:type="dxa"/>
            <w:tcBorders>
              <w:top w:val="nil"/>
              <w:left w:val="nil"/>
              <w:bottom w:val="single" w:sz="8" w:space="0" w:color="auto"/>
              <w:right w:val="nil"/>
            </w:tcBorders>
            <w:shd w:val="clear" w:color="auto" w:fill="auto"/>
            <w:noWrap/>
            <w:vAlign w:val="center"/>
            <w:hideMark/>
          </w:tcPr>
          <w:p w14:paraId="240072FD" w14:textId="77777777" w:rsidR="00D443CC" w:rsidRPr="00D443CC" w:rsidRDefault="00D443CC" w:rsidP="00D443CC">
            <w:pPr>
              <w:spacing w:after="0"/>
              <w:jc w:val="left"/>
              <w:rPr>
                <w:color w:val="000000"/>
                <w:sz w:val="24"/>
                <w:szCs w:val="24"/>
              </w:rPr>
            </w:pPr>
            <w:r w:rsidRPr="00D443CC">
              <w:rPr>
                <w:color w:val="000000"/>
                <w:sz w:val="24"/>
                <w:szCs w:val="24"/>
              </w:rPr>
              <w:t>2019.1e</w:t>
            </w:r>
          </w:p>
        </w:tc>
        <w:tc>
          <w:tcPr>
            <w:tcW w:w="1680" w:type="dxa"/>
            <w:tcBorders>
              <w:top w:val="nil"/>
              <w:left w:val="nil"/>
              <w:bottom w:val="single" w:sz="8" w:space="0" w:color="auto"/>
              <w:right w:val="nil"/>
            </w:tcBorders>
            <w:shd w:val="clear" w:color="auto" w:fill="auto"/>
            <w:noWrap/>
            <w:vAlign w:val="center"/>
            <w:hideMark/>
          </w:tcPr>
          <w:p w14:paraId="40482090" w14:textId="77777777" w:rsidR="00D443CC" w:rsidRPr="00D443CC" w:rsidRDefault="00D443CC" w:rsidP="00D443CC">
            <w:pPr>
              <w:spacing w:after="0"/>
              <w:jc w:val="left"/>
              <w:rPr>
                <w:color w:val="000000"/>
                <w:sz w:val="24"/>
                <w:szCs w:val="24"/>
              </w:rPr>
            </w:pPr>
            <w:r w:rsidRPr="00D443CC">
              <w:rPr>
                <w:color w:val="000000"/>
                <w:sz w:val="24"/>
                <w:szCs w:val="24"/>
              </w:rPr>
              <w:t>2019.1e.2cm</w:t>
            </w:r>
          </w:p>
        </w:tc>
        <w:tc>
          <w:tcPr>
            <w:tcW w:w="1680" w:type="dxa"/>
            <w:tcBorders>
              <w:top w:val="nil"/>
              <w:left w:val="nil"/>
              <w:bottom w:val="single" w:sz="8" w:space="0" w:color="auto"/>
              <w:right w:val="nil"/>
            </w:tcBorders>
            <w:shd w:val="clear" w:color="auto" w:fill="auto"/>
            <w:noWrap/>
            <w:vAlign w:val="center"/>
            <w:hideMark/>
          </w:tcPr>
          <w:p w14:paraId="2A16072F" w14:textId="77777777" w:rsidR="00D443CC" w:rsidRPr="00D443CC" w:rsidRDefault="00D443CC" w:rsidP="00D443CC">
            <w:pPr>
              <w:spacing w:after="0"/>
              <w:jc w:val="left"/>
              <w:rPr>
                <w:color w:val="000000"/>
                <w:sz w:val="24"/>
                <w:szCs w:val="24"/>
              </w:rPr>
            </w:pPr>
            <w:r w:rsidRPr="00D443CC">
              <w:rPr>
                <w:color w:val="000000"/>
                <w:sz w:val="24"/>
                <w:szCs w:val="24"/>
              </w:rPr>
              <w:t>2019.1e.5cm</w:t>
            </w:r>
          </w:p>
        </w:tc>
      </w:tr>
      <w:tr w:rsidR="00D443CC" w:rsidRPr="00D443CC" w14:paraId="2D3D9DB4" w14:textId="77777777" w:rsidTr="00D443CC">
        <w:trPr>
          <w:trHeight w:val="255"/>
        </w:trPr>
        <w:tc>
          <w:tcPr>
            <w:tcW w:w="2815" w:type="dxa"/>
            <w:tcBorders>
              <w:top w:val="nil"/>
              <w:left w:val="nil"/>
              <w:bottom w:val="nil"/>
              <w:right w:val="nil"/>
            </w:tcBorders>
            <w:shd w:val="clear" w:color="auto" w:fill="auto"/>
            <w:noWrap/>
            <w:vAlign w:val="center"/>
            <w:hideMark/>
          </w:tcPr>
          <w:p w14:paraId="6C1CFCA9" w14:textId="77777777" w:rsidR="00D443CC" w:rsidRPr="00D443CC" w:rsidRDefault="00D443CC" w:rsidP="00D443CC">
            <w:pPr>
              <w:spacing w:after="0"/>
              <w:jc w:val="left"/>
              <w:rPr>
                <w:color w:val="000000"/>
                <w:sz w:val="24"/>
                <w:szCs w:val="24"/>
              </w:rPr>
            </w:pPr>
            <w:r w:rsidRPr="00D443CC">
              <w:rPr>
                <w:color w:val="000000"/>
                <w:sz w:val="24"/>
                <w:szCs w:val="24"/>
              </w:rPr>
              <w:t>TOTAL</w:t>
            </w:r>
          </w:p>
        </w:tc>
        <w:tc>
          <w:tcPr>
            <w:tcW w:w="1431" w:type="dxa"/>
            <w:tcBorders>
              <w:top w:val="nil"/>
              <w:left w:val="nil"/>
              <w:bottom w:val="nil"/>
              <w:right w:val="nil"/>
            </w:tcBorders>
            <w:shd w:val="clear" w:color="auto" w:fill="auto"/>
            <w:noWrap/>
            <w:vAlign w:val="center"/>
            <w:hideMark/>
          </w:tcPr>
          <w:p w14:paraId="2F15D782" w14:textId="77777777" w:rsidR="00D443CC" w:rsidRPr="00D443CC" w:rsidRDefault="00D443CC" w:rsidP="00D443CC">
            <w:pPr>
              <w:spacing w:after="0"/>
              <w:jc w:val="center"/>
              <w:rPr>
                <w:color w:val="000000"/>
                <w:sz w:val="24"/>
                <w:szCs w:val="24"/>
              </w:rPr>
            </w:pPr>
            <w:r w:rsidRPr="00D443CC">
              <w:rPr>
                <w:color w:val="000000"/>
                <w:sz w:val="24"/>
                <w:szCs w:val="24"/>
              </w:rPr>
              <w:t>2727.26</w:t>
            </w:r>
          </w:p>
        </w:tc>
        <w:tc>
          <w:tcPr>
            <w:tcW w:w="1431" w:type="dxa"/>
            <w:tcBorders>
              <w:top w:val="nil"/>
              <w:left w:val="nil"/>
              <w:bottom w:val="nil"/>
              <w:right w:val="nil"/>
            </w:tcBorders>
            <w:shd w:val="clear" w:color="auto" w:fill="auto"/>
            <w:noWrap/>
            <w:vAlign w:val="center"/>
            <w:hideMark/>
          </w:tcPr>
          <w:p w14:paraId="73F9504B" w14:textId="77777777" w:rsidR="00D443CC" w:rsidRPr="00D443CC" w:rsidRDefault="00D443CC" w:rsidP="00D443CC">
            <w:pPr>
              <w:spacing w:after="0"/>
              <w:jc w:val="center"/>
              <w:rPr>
                <w:color w:val="000000"/>
                <w:sz w:val="24"/>
                <w:szCs w:val="24"/>
              </w:rPr>
            </w:pPr>
            <w:r w:rsidRPr="00D443CC">
              <w:rPr>
                <w:color w:val="000000"/>
                <w:sz w:val="24"/>
                <w:szCs w:val="24"/>
              </w:rPr>
              <w:t>2693.24</w:t>
            </w:r>
          </w:p>
        </w:tc>
        <w:tc>
          <w:tcPr>
            <w:tcW w:w="1680" w:type="dxa"/>
            <w:tcBorders>
              <w:top w:val="nil"/>
              <w:left w:val="nil"/>
              <w:bottom w:val="nil"/>
              <w:right w:val="nil"/>
            </w:tcBorders>
            <w:shd w:val="clear" w:color="auto" w:fill="auto"/>
            <w:noWrap/>
            <w:vAlign w:val="center"/>
            <w:hideMark/>
          </w:tcPr>
          <w:p w14:paraId="3E8A44AF" w14:textId="77777777" w:rsidR="00D443CC" w:rsidRPr="00D443CC" w:rsidRDefault="00D443CC" w:rsidP="00D443CC">
            <w:pPr>
              <w:spacing w:after="0"/>
              <w:jc w:val="center"/>
              <w:rPr>
                <w:color w:val="000000"/>
                <w:sz w:val="24"/>
                <w:szCs w:val="24"/>
              </w:rPr>
            </w:pPr>
            <w:r w:rsidRPr="00D443CC">
              <w:rPr>
                <w:color w:val="000000"/>
                <w:sz w:val="24"/>
                <w:szCs w:val="24"/>
              </w:rPr>
              <w:t>2328.98</w:t>
            </w:r>
          </w:p>
        </w:tc>
        <w:tc>
          <w:tcPr>
            <w:tcW w:w="1680" w:type="dxa"/>
            <w:tcBorders>
              <w:top w:val="nil"/>
              <w:left w:val="nil"/>
              <w:bottom w:val="nil"/>
              <w:right w:val="nil"/>
            </w:tcBorders>
            <w:shd w:val="clear" w:color="auto" w:fill="auto"/>
            <w:noWrap/>
            <w:vAlign w:val="center"/>
            <w:hideMark/>
          </w:tcPr>
          <w:p w14:paraId="5979B5BB" w14:textId="77777777" w:rsidR="00D443CC" w:rsidRPr="00D443CC" w:rsidRDefault="00D443CC" w:rsidP="00D443CC">
            <w:pPr>
              <w:spacing w:after="0"/>
              <w:jc w:val="center"/>
              <w:rPr>
                <w:color w:val="000000"/>
                <w:sz w:val="24"/>
                <w:szCs w:val="24"/>
              </w:rPr>
            </w:pPr>
            <w:r w:rsidRPr="00D443CC">
              <w:rPr>
                <w:color w:val="000000"/>
                <w:sz w:val="24"/>
                <w:szCs w:val="24"/>
              </w:rPr>
              <w:t>1967.19</w:t>
            </w:r>
          </w:p>
        </w:tc>
      </w:tr>
      <w:tr w:rsidR="00D443CC" w:rsidRPr="00D443CC" w14:paraId="4203D540" w14:textId="77777777" w:rsidTr="00D443CC">
        <w:trPr>
          <w:trHeight w:val="255"/>
        </w:trPr>
        <w:tc>
          <w:tcPr>
            <w:tcW w:w="2815" w:type="dxa"/>
            <w:tcBorders>
              <w:top w:val="nil"/>
              <w:left w:val="nil"/>
              <w:bottom w:val="nil"/>
              <w:right w:val="nil"/>
            </w:tcBorders>
            <w:shd w:val="clear" w:color="auto" w:fill="auto"/>
            <w:noWrap/>
            <w:vAlign w:val="center"/>
            <w:hideMark/>
          </w:tcPr>
          <w:p w14:paraId="2FD7C2E8" w14:textId="77777777" w:rsidR="00D443CC" w:rsidRPr="00D443CC" w:rsidRDefault="00D443CC" w:rsidP="00D443CC">
            <w:pPr>
              <w:spacing w:after="0"/>
              <w:jc w:val="left"/>
              <w:rPr>
                <w:color w:val="000000"/>
                <w:sz w:val="24"/>
                <w:szCs w:val="24"/>
              </w:rPr>
            </w:pPr>
            <w:r w:rsidRPr="00D443CC">
              <w:rPr>
                <w:color w:val="000000"/>
                <w:sz w:val="24"/>
                <w:szCs w:val="24"/>
              </w:rPr>
              <w:t>Catch</w:t>
            </w:r>
          </w:p>
        </w:tc>
        <w:tc>
          <w:tcPr>
            <w:tcW w:w="1431" w:type="dxa"/>
            <w:tcBorders>
              <w:top w:val="nil"/>
              <w:left w:val="nil"/>
              <w:bottom w:val="nil"/>
              <w:right w:val="nil"/>
            </w:tcBorders>
            <w:shd w:val="clear" w:color="auto" w:fill="auto"/>
            <w:noWrap/>
            <w:vAlign w:val="center"/>
            <w:hideMark/>
          </w:tcPr>
          <w:p w14:paraId="035D00D2" w14:textId="77777777" w:rsidR="00D443CC" w:rsidRPr="00D443CC" w:rsidRDefault="00D443CC" w:rsidP="00D443CC">
            <w:pPr>
              <w:spacing w:after="0"/>
              <w:jc w:val="center"/>
              <w:rPr>
                <w:color w:val="000000"/>
                <w:sz w:val="24"/>
                <w:szCs w:val="24"/>
              </w:rPr>
            </w:pPr>
            <w:r w:rsidRPr="00D443CC">
              <w:rPr>
                <w:color w:val="000000"/>
                <w:sz w:val="24"/>
                <w:szCs w:val="24"/>
              </w:rPr>
              <w:t>3.99E-12</w:t>
            </w:r>
          </w:p>
        </w:tc>
        <w:tc>
          <w:tcPr>
            <w:tcW w:w="1431" w:type="dxa"/>
            <w:tcBorders>
              <w:top w:val="nil"/>
              <w:left w:val="nil"/>
              <w:bottom w:val="nil"/>
              <w:right w:val="nil"/>
            </w:tcBorders>
            <w:shd w:val="clear" w:color="auto" w:fill="auto"/>
            <w:noWrap/>
            <w:vAlign w:val="center"/>
            <w:hideMark/>
          </w:tcPr>
          <w:p w14:paraId="21F53728" w14:textId="77777777" w:rsidR="00D443CC" w:rsidRPr="00D443CC" w:rsidRDefault="00D443CC" w:rsidP="00D443CC">
            <w:pPr>
              <w:spacing w:after="0"/>
              <w:jc w:val="center"/>
              <w:rPr>
                <w:color w:val="000000"/>
                <w:sz w:val="24"/>
                <w:szCs w:val="24"/>
              </w:rPr>
            </w:pPr>
            <w:r w:rsidRPr="00D443CC">
              <w:rPr>
                <w:color w:val="000000"/>
                <w:sz w:val="24"/>
                <w:szCs w:val="24"/>
              </w:rPr>
              <w:t>1.67E-12</w:t>
            </w:r>
          </w:p>
        </w:tc>
        <w:tc>
          <w:tcPr>
            <w:tcW w:w="1680" w:type="dxa"/>
            <w:tcBorders>
              <w:top w:val="nil"/>
              <w:left w:val="nil"/>
              <w:bottom w:val="nil"/>
              <w:right w:val="nil"/>
            </w:tcBorders>
            <w:shd w:val="clear" w:color="auto" w:fill="auto"/>
            <w:noWrap/>
            <w:vAlign w:val="center"/>
            <w:hideMark/>
          </w:tcPr>
          <w:p w14:paraId="5751BC37" w14:textId="77777777" w:rsidR="00D443CC" w:rsidRPr="00D443CC" w:rsidRDefault="00D443CC" w:rsidP="00D443CC">
            <w:pPr>
              <w:spacing w:after="0"/>
              <w:jc w:val="center"/>
              <w:rPr>
                <w:color w:val="000000"/>
                <w:sz w:val="24"/>
                <w:szCs w:val="24"/>
              </w:rPr>
            </w:pPr>
            <w:r w:rsidRPr="00D443CC">
              <w:rPr>
                <w:color w:val="000000"/>
                <w:sz w:val="24"/>
                <w:szCs w:val="24"/>
              </w:rPr>
              <w:t>1.40E-12</w:t>
            </w:r>
          </w:p>
        </w:tc>
        <w:tc>
          <w:tcPr>
            <w:tcW w:w="1680" w:type="dxa"/>
            <w:tcBorders>
              <w:top w:val="nil"/>
              <w:left w:val="nil"/>
              <w:bottom w:val="nil"/>
              <w:right w:val="nil"/>
            </w:tcBorders>
            <w:shd w:val="clear" w:color="auto" w:fill="auto"/>
            <w:noWrap/>
            <w:vAlign w:val="center"/>
            <w:hideMark/>
          </w:tcPr>
          <w:p w14:paraId="75AE7D24" w14:textId="77777777" w:rsidR="00D443CC" w:rsidRPr="00D443CC" w:rsidRDefault="00D443CC" w:rsidP="00D443CC">
            <w:pPr>
              <w:spacing w:after="0"/>
              <w:jc w:val="center"/>
              <w:rPr>
                <w:color w:val="000000"/>
                <w:sz w:val="24"/>
                <w:szCs w:val="24"/>
              </w:rPr>
            </w:pPr>
            <w:r w:rsidRPr="00D443CC">
              <w:rPr>
                <w:color w:val="000000"/>
                <w:sz w:val="24"/>
                <w:szCs w:val="24"/>
              </w:rPr>
              <w:t>1.35E-12</w:t>
            </w:r>
          </w:p>
        </w:tc>
      </w:tr>
      <w:tr w:rsidR="00D443CC" w:rsidRPr="00D443CC" w14:paraId="77BE7BA3" w14:textId="77777777" w:rsidTr="00D443CC">
        <w:trPr>
          <w:trHeight w:val="255"/>
        </w:trPr>
        <w:tc>
          <w:tcPr>
            <w:tcW w:w="2815" w:type="dxa"/>
            <w:tcBorders>
              <w:top w:val="nil"/>
              <w:left w:val="nil"/>
              <w:bottom w:val="nil"/>
              <w:right w:val="nil"/>
            </w:tcBorders>
            <w:shd w:val="clear" w:color="auto" w:fill="auto"/>
            <w:noWrap/>
            <w:vAlign w:val="center"/>
            <w:hideMark/>
          </w:tcPr>
          <w:p w14:paraId="2818C5CD" w14:textId="77777777" w:rsidR="00D443CC" w:rsidRPr="00D443CC" w:rsidRDefault="00D443CC" w:rsidP="00D443CC">
            <w:pPr>
              <w:spacing w:after="0"/>
              <w:jc w:val="left"/>
              <w:rPr>
                <w:color w:val="000000"/>
                <w:sz w:val="24"/>
                <w:szCs w:val="24"/>
              </w:rPr>
            </w:pPr>
            <w:r w:rsidRPr="00D443CC">
              <w:rPr>
                <w:color w:val="000000"/>
                <w:sz w:val="24"/>
                <w:szCs w:val="24"/>
              </w:rPr>
              <w:t>Survey</w:t>
            </w:r>
          </w:p>
        </w:tc>
        <w:tc>
          <w:tcPr>
            <w:tcW w:w="1431" w:type="dxa"/>
            <w:tcBorders>
              <w:top w:val="nil"/>
              <w:left w:val="nil"/>
              <w:bottom w:val="nil"/>
              <w:right w:val="nil"/>
            </w:tcBorders>
            <w:shd w:val="clear" w:color="auto" w:fill="auto"/>
            <w:noWrap/>
            <w:vAlign w:val="center"/>
            <w:hideMark/>
          </w:tcPr>
          <w:p w14:paraId="5969233C" w14:textId="77777777" w:rsidR="00D443CC" w:rsidRPr="00D443CC" w:rsidRDefault="00D443CC" w:rsidP="00D443CC">
            <w:pPr>
              <w:spacing w:after="0"/>
              <w:jc w:val="center"/>
              <w:rPr>
                <w:color w:val="000000"/>
                <w:sz w:val="24"/>
                <w:szCs w:val="24"/>
              </w:rPr>
            </w:pPr>
            <w:r w:rsidRPr="00D443CC">
              <w:rPr>
                <w:color w:val="000000"/>
                <w:sz w:val="24"/>
                <w:szCs w:val="24"/>
              </w:rPr>
              <w:t>-8.03</w:t>
            </w:r>
          </w:p>
        </w:tc>
        <w:tc>
          <w:tcPr>
            <w:tcW w:w="1431" w:type="dxa"/>
            <w:tcBorders>
              <w:top w:val="nil"/>
              <w:left w:val="nil"/>
              <w:bottom w:val="nil"/>
              <w:right w:val="nil"/>
            </w:tcBorders>
            <w:shd w:val="clear" w:color="auto" w:fill="auto"/>
            <w:noWrap/>
            <w:vAlign w:val="center"/>
            <w:hideMark/>
          </w:tcPr>
          <w:p w14:paraId="3179A5DD" w14:textId="77777777" w:rsidR="00D443CC" w:rsidRPr="00D443CC" w:rsidRDefault="00D443CC" w:rsidP="00D443CC">
            <w:pPr>
              <w:spacing w:after="0"/>
              <w:jc w:val="center"/>
              <w:rPr>
                <w:color w:val="000000"/>
                <w:sz w:val="24"/>
                <w:szCs w:val="24"/>
              </w:rPr>
            </w:pPr>
            <w:r w:rsidRPr="00D443CC">
              <w:rPr>
                <w:color w:val="000000"/>
                <w:sz w:val="24"/>
                <w:szCs w:val="24"/>
              </w:rPr>
              <w:t>3.81</w:t>
            </w:r>
          </w:p>
        </w:tc>
        <w:tc>
          <w:tcPr>
            <w:tcW w:w="1680" w:type="dxa"/>
            <w:tcBorders>
              <w:top w:val="nil"/>
              <w:left w:val="nil"/>
              <w:bottom w:val="nil"/>
              <w:right w:val="nil"/>
            </w:tcBorders>
            <w:shd w:val="clear" w:color="auto" w:fill="auto"/>
            <w:noWrap/>
            <w:vAlign w:val="center"/>
            <w:hideMark/>
          </w:tcPr>
          <w:p w14:paraId="22DCECCC" w14:textId="77777777" w:rsidR="00D443CC" w:rsidRPr="00D443CC" w:rsidRDefault="00D443CC" w:rsidP="00D443CC">
            <w:pPr>
              <w:spacing w:after="0"/>
              <w:jc w:val="center"/>
              <w:rPr>
                <w:color w:val="000000"/>
                <w:sz w:val="24"/>
                <w:szCs w:val="24"/>
              </w:rPr>
            </w:pPr>
            <w:r w:rsidRPr="00D443CC">
              <w:rPr>
                <w:color w:val="000000"/>
                <w:sz w:val="24"/>
                <w:szCs w:val="24"/>
              </w:rPr>
              <w:t>4.68</w:t>
            </w:r>
          </w:p>
        </w:tc>
        <w:tc>
          <w:tcPr>
            <w:tcW w:w="1680" w:type="dxa"/>
            <w:tcBorders>
              <w:top w:val="nil"/>
              <w:left w:val="nil"/>
              <w:bottom w:val="nil"/>
              <w:right w:val="nil"/>
            </w:tcBorders>
            <w:shd w:val="clear" w:color="auto" w:fill="auto"/>
            <w:noWrap/>
            <w:vAlign w:val="center"/>
            <w:hideMark/>
          </w:tcPr>
          <w:p w14:paraId="10751BF7" w14:textId="77777777" w:rsidR="00D443CC" w:rsidRPr="00D443CC" w:rsidRDefault="00D443CC" w:rsidP="00D443CC">
            <w:pPr>
              <w:spacing w:after="0"/>
              <w:jc w:val="center"/>
              <w:rPr>
                <w:color w:val="000000"/>
                <w:sz w:val="24"/>
                <w:szCs w:val="24"/>
              </w:rPr>
            </w:pPr>
            <w:r w:rsidRPr="00D443CC">
              <w:rPr>
                <w:color w:val="000000"/>
                <w:sz w:val="24"/>
                <w:szCs w:val="24"/>
              </w:rPr>
              <w:t>5.64</w:t>
            </w:r>
          </w:p>
        </w:tc>
      </w:tr>
      <w:tr w:rsidR="00D443CC" w:rsidRPr="00D443CC" w14:paraId="5C353503" w14:textId="77777777" w:rsidTr="00D443CC">
        <w:trPr>
          <w:trHeight w:val="255"/>
        </w:trPr>
        <w:tc>
          <w:tcPr>
            <w:tcW w:w="2815" w:type="dxa"/>
            <w:tcBorders>
              <w:top w:val="nil"/>
              <w:left w:val="nil"/>
              <w:bottom w:val="nil"/>
              <w:right w:val="nil"/>
            </w:tcBorders>
            <w:shd w:val="clear" w:color="auto" w:fill="auto"/>
            <w:noWrap/>
            <w:vAlign w:val="center"/>
            <w:hideMark/>
          </w:tcPr>
          <w:p w14:paraId="619A2329" w14:textId="77777777" w:rsidR="00D443CC" w:rsidRPr="00D443CC" w:rsidRDefault="00D443CC" w:rsidP="00D443CC">
            <w:pPr>
              <w:spacing w:after="0"/>
              <w:jc w:val="right"/>
              <w:rPr>
                <w:color w:val="000000"/>
                <w:sz w:val="24"/>
                <w:szCs w:val="24"/>
              </w:rPr>
            </w:pPr>
            <w:r w:rsidRPr="00D443CC">
              <w:rPr>
                <w:color w:val="000000"/>
                <w:sz w:val="24"/>
                <w:szCs w:val="24"/>
              </w:rPr>
              <w:t>Srv</w:t>
            </w:r>
          </w:p>
        </w:tc>
        <w:tc>
          <w:tcPr>
            <w:tcW w:w="1431" w:type="dxa"/>
            <w:tcBorders>
              <w:top w:val="nil"/>
              <w:left w:val="nil"/>
              <w:bottom w:val="nil"/>
              <w:right w:val="nil"/>
            </w:tcBorders>
            <w:shd w:val="clear" w:color="auto" w:fill="auto"/>
            <w:noWrap/>
            <w:vAlign w:val="center"/>
            <w:hideMark/>
          </w:tcPr>
          <w:p w14:paraId="7143BAFA" w14:textId="77777777" w:rsidR="00D443CC" w:rsidRPr="00D443CC" w:rsidRDefault="00D443CC" w:rsidP="00D443CC">
            <w:pPr>
              <w:spacing w:after="0"/>
              <w:jc w:val="center"/>
              <w:rPr>
                <w:color w:val="000000"/>
                <w:sz w:val="24"/>
                <w:szCs w:val="24"/>
              </w:rPr>
            </w:pPr>
            <w:r w:rsidRPr="00D443CC">
              <w:rPr>
                <w:color w:val="000000"/>
                <w:sz w:val="24"/>
                <w:szCs w:val="24"/>
              </w:rPr>
              <w:t>-7.19</w:t>
            </w:r>
          </w:p>
        </w:tc>
        <w:tc>
          <w:tcPr>
            <w:tcW w:w="1431" w:type="dxa"/>
            <w:tcBorders>
              <w:top w:val="nil"/>
              <w:left w:val="nil"/>
              <w:bottom w:val="nil"/>
              <w:right w:val="nil"/>
            </w:tcBorders>
            <w:shd w:val="clear" w:color="auto" w:fill="auto"/>
            <w:noWrap/>
            <w:vAlign w:val="center"/>
            <w:hideMark/>
          </w:tcPr>
          <w:p w14:paraId="4E68F5EA" w14:textId="77777777" w:rsidR="00D443CC" w:rsidRPr="00D443CC" w:rsidRDefault="00D443CC" w:rsidP="00D443CC">
            <w:pPr>
              <w:spacing w:after="0"/>
              <w:jc w:val="center"/>
              <w:rPr>
                <w:color w:val="000000"/>
                <w:sz w:val="24"/>
                <w:szCs w:val="24"/>
              </w:rPr>
            </w:pPr>
            <w:r w:rsidRPr="00D443CC">
              <w:rPr>
                <w:color w:val="000000"/>
                <w:sz w:val="24"/>
                <w:szCs w:val="24"/>
              </w:rPr>
              <w:t>-5.25</w:t>
            </w:r>
          </w:p>
        </w:tc>
        <w:tc>
          <w:tcPr>
            <w:tcW w:w="1680" w:type="dxa"/>
            <w:tcBorders>
              <w:top w:val="nil"/>
              <w:left w:val="nil"/>
              <w:bottom w:val="nil"/>
              <w:right w:val="nil"/>
            </w:tcBorders>
            <w:shd w:val="clear" w:color="auto" w:fill="auto"/>
            <w:noWrap/>
            <w:vAlign w:val="center"/>
            <w:hideMark/>
          </w:tcPr>
          <w:p w14:paraId="2BAEFDD5" w14:textId="77777777" w:rsidR="00D443CC" w:rsidRPr="00D443CC" w:rsidRDefault="00D443CC" w:rsidP="00D443CC">
            <w:pPr>
              <w:spacing w:after="0"/>
              <w:jc w:val="center"/>
              <w:rPr>
                <w:color w:val="000000"/>
                <w:sz w:val="24"/>
                <w:szCs w:val="24"/>
              </w:rPr>
            </w:pPr>
            <w:r w:rsidRPr="00D443CC">
              <w:rPr>
                <w:color w:val="000000"/>
                <w:sz w:val="24"/>
                <w:szCs w:val="24"/>
              </w:rPr>
              <w:t>-5.14</w:t>
            </w:r>
          </w:p>
        </w:tc>
        <w:tc>
          <w:tcPr>
            <w:tcW w:w="1680" w:type="dxa"/>
            <w:tcBorders>
              <w:top w:val="nil"/>
              <w:left w:val="nil"/>
              <w:bottom w:val="nil"/>
              <w:right w:val="nil"/>
            </w:tcBorders>
            <w:shd w:val="clear" w:color="auto" w:fill="auto"/>
            <w:noWrap/>
            <w:vAlign w:val="center"/>
            <w:hideMark/>
          </w:tcPr>
          <w:p w14:paraId="734C9676" w14:textId="77777777" w:rsidR="00D443CC" w:rsidRPr="00D443CC" w:rsidRDefault="00D443CC" w:rsidP="00D443CC">
            <w:pPr>
              <w:spacing w:after="0"/>
              <w:jc w:val="center"/>
              <w:rPr>
                <w:color w:val="000000"/>
                <w:sz w:val="24"/>
                <w:szCs w:val="24"/>
              </w:rPr>
            </w:pPr>
            <w:r w:rsidRPr="00D443CC">
              <w:rPr>
                <w:color w:val="000000"/>
                <w:sz w:val="24"/>
                <w:szCs w:val="24"/>
              </w:rPr>
              <w:t>-5.22</w:t>
            </w:r>
          </w:p>
        </w:tc>
      </w:tr>
      <w:tr w:rsidR="00D443CC" w:rsidRPr="00D443CC" w14:paraId="17D00D09" w14:textId="77777777" w:rsidTr="00D443CC">
        <w:trPr>
          <w:trHeight w:val="255"/>
        </w:trPr>
        <w:tc>
          <w:tcPr>
            <w:tcW w:w="2815" w:type="dxa"/>
            <w:tcBorders>
              <w:top w:val="nil"/>
              <w:left w:val="nil"/>
              <w:bottom w:val="nil"/>
              <w:right w:val="nil"/>
            </w:tcBorders>
            <w:shd w:val="clear" w:color="auto" w:fill="auto"/>
            <w:noWrap/>
            <w:vAlign w:val="center"/>
            <w:hideMark/>
          </w:tcPr>
          <w:p w14:paraId="003F8F95" w14:textId="77777777" w:rsidR="00D443CC" w:rsidRPr="00D443CC" w:rsidRDefault="00D443CC" w:rsidP="00D443CC">
            <w:pPr>
              <w:spacing w:after="0"/>
              <w:jc w:val="right"/>
              <w:rPr>
                <w:color w:val="000000"/>
                <w:sz w:val="24"/>
                <w:szCs w:val="24"/>
              </w:rPr>
            </w:pPr>
            <w:r w:rsidRPr="00D443CC">
              <w:rPr>
                <w:color w:val="000000"/>
                <w:sz w:val="24"/>
                <w:szCs w:val="24"/>
              </w:rPr>
              <w:t>LLSrv</w:t>
            </w:r>
          </w:p>
        </w:tc>
        <w:tc>
          <w:tcPr>
            <w:tcW w:w="1431" w:type="dxa"/>
            <w:tcBorders>
              <w:top w:val="nil"/>
              <w:left w:val="nil"/>
              <w:bottom w:val="nil"/>
              <w:right w:val="nil"/>
            </w:tcBorders>
            <w:shd w:val="clear" w:color="auto" w:fill="auto"/>
            <w:noWrap/>
            <w:vAlign w:val="center"/>
            <w:hideMark/>
          </w:tcPr>
          <w:p w14:paraId="2173F24A" w14:textId="77777777" w:rsidR="00D443CC" w:rsidRPr="00D443CC" w:rsidRDefault="00D443CC" w:rsidP="00D443CC">
            <w:pPr>
              <w:spacing w:after="0"/>
              <w:jc w:val="center"/>
              <w:rPr>
                <w:color w:val="000000"/>
                <w:sz w:val="24"/>
                <w:szCs w:val="24"/>
              </w:rPr>
            </w:pPr>
            <w:r w:rsidRPr="00D443CC">
              <w:rPr>
                <w:color w:val="000000"/>
                <w:sz w:val="24"/>
                <w:szCs w:val="24"/>
              </w:rPr>
              <w:t>-0.84</w:t>
            </w:r>
          </w:p>
        </w:tc>
        <w:tc>
          <w:tcPr>
            <w:tcW w:w="1431" w:type="dxa"/>
            <w:tcBorders>
              <w:top w:val="nil"/>
              <w:left w:val="nil"/>
              <w:bottom w:val="nil"/>
              <w:right w:val="nil"/>
            </w:tcBorders>
            <w:shd w:val="clear" w:color="auto" w:fill="auto"/>
            <w:noWrap/>
            <w:vAlign w:val="center"/>
            <w:hideMark/>
          </w:tcPr>
          <w:p w14:paraId="7822CC55" w14:textId="77777777" w:rsidR="00D443CC" w:rsidRPr="00D443CC" w:rsidRDefault="00D443CC" w:rsidP="00D443CC">
            <w:pPr>
              <w:spacing w:after="0"/>
              <w:jc w:val="center"/>
              <w:rPr>
                <w:color w:val="000000"/>
                <w:sz w:val="24"/>
                <w:szCs w:val="24"/>
              </w:rPr>
            </w:pPr>
            <w:r w:rsidRPr="00D443CC">
              <w:rPr>
                <w:color w:val="000000"/>
                <w:sz w:val="24"/>
                <w:szCs w:val="24"/>
              </w:rPr>
              <w:t>9.06</w:t>
            </w:r>
          </w:p>
        </w:tc>
        <w:tc>
          <w:tcPr>
            <w:tcW w:w="1680" w:type="dxa"/>
            <w:tcBorders>
              <w:top w:val="nil"/>
              <w:left w:val="nil"/>
              <w:bottom w:val="nil"/>
              <w:right w:val="nil"/>
            </w:tcBorders>
            <w:shd w:val="clear" w:color="auto" w:fill="auto"/>
            <w:noWrap/>
            <w:vAlign w:val="center"/>
            <w:hideMark/>
          </w:tcPr>
          <w:p w14:paraId="6A05E418" w14:textId="77777777" w:rsidR="00D443CC" w:rsidRPr="00D443CC" w:rsidRDefault="00D443CC" w:rsidP="00D443CC">
            <w:pPr>
              <w:spacing w:after="0"/>
              <w:jc w:val="center"/>
              <w:rPr>
                <w:color w:val="000000"/>
                <w:sz w:val="24"/>
                <w:szCs w:val="24"/>
              </w:rPr>
            </w:pPr>
            <w:r w:rsidRPr="00D443CC">
              <w:rPr>
                <w:color w:val="000000"/>
                <w:sz w:val="24"/>
                <w:szCs w:val="24"/>
              </w:rPr>
              <w:t>9.82</w:t>
            </w:r>
          </w:p>
        </w:tc>
        <w:tc>
          <w:tcPr>
            <w:tcW w:w="1680" w:type="dxa"/>
            <w:tcBorders>
              <w:top w:val="nil"/>
              <w:left w:val="nil"/>
              <w:bottom w:val="nil"/>
              <w:right w:val="nil"/>
            </w:tcBorders>
            <w:shd w:val="clear" w:color="auto" w:fill="auto"/>
            <w:noWrap/>
            <w:vAlign w:val="center"/>
            <w:hideMark/>
          </w:tcPr>
          <w:p w14:paraId="7F0C5970" w14:textId="77777777" w:rsidR="00D443CC" w:rsidRPr="00D443CC" w:rsidRDefault="00D443CC" w:rsidP="00D443CC">
            <w:pPr>
              <w:spacing w:after="0"/>
              <w:jc w:val="center"/>
              <w:rPr>
                <w:color w:val="000000"/>
                <w:sz w:val="24"/>
                <w:szCs w:val="24"/>
              </w:rPr>
            </w:pPr>
            <w:r w:rsidRPr="00D443CC">
              <w:rPr>
                <w:color w:val="000000"/>
                <w:sz w:val="24"/>
                <w:szCs w:val="24"/>
              </w:rPr>
              <w:t>10.85</w:t>
            </w:r>
          </w:p>
        </w:tc>
      </w:tr>
      <w:tr w:rsidR="00D443CC" w:rsidRPr="00D443CC" w14:paraId="3272D693" w14:textId="77777777" w:rsidTr="00D443CC">
        <w:trPr>
          <w:trHeight w:val="255"/>
        </w:trPr>
        <w:tc>
          <w:tcPr>
            <w:tcW w:w="2815" w:type="dxa"/>
            <w:tcBorders>
              <w:top w:val="nil"/>
              <w:left w:val="nil"/>
              <w:bottom w:val="nil"/>
              <w:right w:val="nil"/>
            </w:tcBorders>
            <w:shd w:val="clear" w:color="auto" w:fill="auto"/>
            <w:noWrap/>
            <w:vAlign w:val="center"/>
            <w:hideMark/>
          </w:tcPr>
          <w:p w14:paraId="2390C2C0" w14:textId="77777777" w:rsidR="00D443CC" w:rsidRPr="00D443CC" w:rsidRDefault="00D443CC" w:rsidP="00D443CC">
            <w:pPr>
              <w:spacing w:after="0"/>
              <w:jc w:val="left"/>
              <w:rPr>
                <w:color w:val="000000"/>
                <w:sz w:val="24"/>
                <w:szCs w:val="24"/>
              </w:rPr>
            </w:pPr>
            <w:r w:rsidRPr="00D443CC">
              <w:rPr>
                <w:color w:val="000000"/>
                <w:sz w:val="24"/>
                <w:szCs w:val="24"/>
              </w:rPr>
              <w:t>Length composition</w:t>
            </w:r>
          </w:p>
        </w:tc>
        <w:tc>
          <w:tcPr>
            <w:tcW w:w="1431" w:type="dxa"/>
            <w:tcBorders>
              <w:top w:val="nil"/>
              <w:left w:val="nil"/>
              <w:bottom w:val="nil"/>
              <w:right w:val="nil"/>
            </w:tcBorders>
            <w:shd w:val="clear" w:color="auto" w:fill="auto"/>
            <w:noWrap/>
            <w:vAlign w:val="center"/>
            <w:hideMark/>
          </w:tcPr>
          <w:p w14:paraId="038C073C" w14:textId="77777777" w:rsidR="00D443CC" w:rsidRPr="00D443CC" w:rsidRDefault="00D443CC" w:rsidP="00D443CC">
            <w:pPr>
              <w:spacing w:after="0"/>
              <w:jc w:val="center"/>
              <w:rPr>
                <w:color w:val="000000"/>
                <w:sz w:val="24"/>
                <w:szCs w:val="24"/>
              </w:rPr>
            </w:pPr>
            <w:r w:rsidRPr="00D443CC">
              <w:rPr>
                <w:color w:val="000000"/>
                <w:sz w:val="24"/>
                <w:szCs w:val="24"/>
              </w:rPr>
              <w:t>1817.93</w:t>
            </w:r>
          </w:p>
        </w:tc>
        <w:tc>
          <w:tcPr>
            <w:tcW w:w="1431" w:type="dxa"/>
            <w:tcBorders>
              <w:top w:val="nil"/>
              <w:left w:val="nil"/>
              <w:bottom w:val="nil"/>
              <w:right w:val="nil"/>
            </w:tcBorders>
            <w:shd w:val="clear" w:color="auto" w:fill="auto"/>
            <w:noWrap/>
            <w:vAlign w:val="center"/>
            <w:hideMark/>
          </w:tcPr>
          <w:p w14:paraId="2DFE4737" w14:textId="77777777" w:rsidR="00D443CC" w:rsidRPr="00D443CC" w:rsidRDefault="00D443CC" w:rsidP="00D443CC">
            <w:pPr>
              <w:spacing w:after="0"/>
              <w:jc w:val="center"/>
              <w:rPr>
                <w:color w:val="000000"/>
                <w:sz w:val="24"/>
                <w:szCs w:val="24"/>
              </w:rPr>
            </w:pPr>
            <w:r w:rsidRPr="00D443CC">
              <w:rPr>
                <w:color w:val="000000"/>
                <w:sz w:val="24"/>
                <w:szCs w:val="24"/>
              </w:rPr>
              <w:t>1868.43</w:t>
            </w:r>
          </w:p>
        </w:tc>
        <w:tc>
          <w:tcPr>
            <w:tcW w:w="1680" w:type="dxa"/>
            <w:tcBorders>
              <w:top w:val="nil"/>
              <w:left w:val="nil"/>
              <w:bottom w:val="nil"/>
              <w:right w:val="nil"/>
            </w:tcBorders>
            <w:shd w:val="clear" w:color="auto" w:fill="auto"/>
            <w:noWrap/>
            <w:vAlign w:val="center"/>
            <w:hideMark/>
          </w:tcPr>
          <w:p w14:paraId="0EFEC839" w14:textId="77777777" w:rsidR="00D443CC" w:rsidRPr="00D443CC" w:rsidRDefault="00D443CC" w:rsidP="00D443CC">
            <w:pPr>
              <w:spacing w:after="0"/>
              <w:jc w:val="center"/>
              <w:rPr>
                <w:color w:val="000000"/>
                <w:sz w:val="24"/>
                <w:szCs w:val="24"/>
              </w:rPr>
            </w:pPr>
            <w:r w:rsidRPr="00D443CC">
              <w:rPr>
                <w:color w:val="000000"/>
                <w:sz w:val="24"/>
                <w:szCs w:val="24"/>
              </w:rPr>
              <w:t>1704.53</w:t>
            </w:r>
          </w:p>
        </w:tc>
        <w:tc>
          <w:tcPr>
            <w:tcW w:w="1680" w:type="dxa"/>
            <w:tcBorders>
              <w:top w:val="nil"/>
              <w:left w:val="nil"/>
              <w:bottom w:val="nil"/>
              <w:right w:val="nil"/>
            </w:tcBorders>
            <w:shd w:val="clear" w:color="auto" w:fill="auto"/>
            <w:noWrap/>
            <w:vAlign w:val="center"/>
            <w:hideMark/>
          </w:tcPr>
          <w:p w14:paraId="5F53F1DF" w14:textId="77777777"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D443CC" w14:paraId="6BE7F043" w14:textId="77777777" w:rsidTr="00D443CC">
        <w:trPr>
          <w:trHeight w:val="255"/>
        </w:trPr>
        <w:tc>
          <w:tcPr>
            <w:tcW w:w="2815" w:type="dxa"/>
            <w:tcBorders>
              <w:top w:val="nil"/>
              <w:left w:val="nil"/>
              <w:bottom w:val="nil"/>
              <w:right w:val="nil"/>
            </w:tcBorders>
            <w:shd w:val="clear" w:color="auto" w:fill="auto"/>
            <w:noWrap/>
            <w:vAlign w:val="center"/>
            <w:hideMark/>
          </w:tcPr>
          <w:p w14:paraId="7A9E81B7" w14:textId="77777777" w:rsidR="00D443CC" w:rsidRPr="00D443CC" w:rsidRDefault="00D443CC" w:rsidP="00D443CC">
            <w:pPr>
              <w:spacing w:after="0"/>
              <w:jc w:val="left"/>
              <w:rPr>
                <w:color w:val="000000"/>
                <w:sz w:val="24"/>
                <w:szCs w:val="24"/>
              </w:rPr>
            </w:pPr>
            <w:r w:rsidRPr="00D443CC">
              <w:rPr>
                <w:color w:val="000000"/>
                <w:sz w:val="24"/>
                <w:szCs w:val="24"/>
              </w:rPr>
              <w:t>Conditional age-at-length</w:t>
            </w:r>
          </w:p>
        </w:tc>
        <w:tc>
          <w:tcPr>
            <w:tcW w:w="1431" w:type="dxa"/>
            <w:tcBorders>
              <w:top w:val="nil"/>
              <w:left w:val="nil"/>
              <w:bottom w:val="nil"/>
              <w:right w:val="nil"/>
            </w:tcBorders>
            <w:shd w:val="clear" w:color="auto" w:fill="auto"/>
            <w:noWrap/>
            <w:vAlign w:val="center"/>
            <w:hideMark/>
          </w:tcPr>
          <w:p w14:paraId="2DE35227" w14:textId="77777777" w:rsidR="00D443CC" w:rsidRPr="00D443CC" w:rsidRDefault="00D443CC" w:rsidP="00D443CC">
            <w:pPr>
              <w:spacing w:after="0"/>
              <w:jc w:val="center"/>
              <w:rPr>
                <w:color w:val="000000"/>
                <w:sz w:val="24"/>
                <w:szCs w:val="24"/>
              </w:rPr>
            </w:pPr>
            <w:r w:rsidRPr="00D443CC">
              <w:rPr>
                <w:color w:val="000000"/>
                <w:sz w:val="24"/>
                <w:szCs w:val="24"/>
              </w:rPr>
              <w:t>1101.99</w:t>
            </w:r>
          </w:p>
        </w:tc>
        <w:tc>
          <w:tcPr>
            <w:tcW w:w="1431" w:type="dxa"/>
            <w:tcBorders>
              <w:top w:val="nil"/>
              <w:left w:val="nil"/>
              <w:bottom w:val="nil"/>
              <w:right w:val="nil"/>
            </w:tcBorders>
            <w:shd w:val="clear" w:color="auto" w:fill="auto"/>
            <w:noWrap/>
            <w:vAlign w:val="center"/>
            <w:hideMark/>
          </w:tcPr>
          <w:p w14:paraId="04D361A3" w14:textId="77777777" w:rsidR="00D443CC" w:rsidRPr="00D443CC" w:rsidRDefault="00D443CC" w:rsidP="00D443CC">
            <w:pPr>
              <w:spacing w:after="0"/>
              <w:jc w:val="center"/>
              <w:rPr>
                <w:color w:val="000000"/>
                <w:sz w:val="24"/>
                <w:szCs w:val="24"/>
              </w:rPr>
            </w:pPr>
            <w:r w:rsidRPr="00D443CC">
              <w:rPr>
                <w:color w:val="000000"/>
                <w:sz w:val="24"/>
                <w:szCs w:val="24"/>
              </w:rPr>
              <w:t>1180.16</w:t>
            </w:r>
          </w:p>
        </w:tc>
        <w:tc>
          <w:tcPr>
            <w:tcW w:w="1680" w:type="dxa"/>
            <w:tcBorders>
              <w:top w:val="nil"/>
              <w:left w:val="nil"/>
              <w:bottom w:val="nil"/>
              <w:right w:val="nil"/>
            </w:tcBorders>
            <w:shd w:val="clear" w:color="auto" w:fill="auto"/>
            <w:noWrap/>
            <w:vAlign w:val="center"/>
            <w:hideMark/>
          </w:tcPr>
          <w:p w14:paraId="3C5557EC" w14:textId="77777777" w:rsidR="00D443CC" w:rsidRPr="00D443CC" w:rsidRDefault="00D443CC" w:rsidP="00D443CC">
            <w:pPr>
              <w:spacing w:after="0"/>
              <w:jc w:val="center"/>
              <w:rPr>
                <w:color w:val="000000"/>
                <w:sz w:val="24"/>
                <w:szCs w:val="24"/>
              </w:rPr>
            </w:pPr>
            <w:r w:rsidRPr="00D443CC">
              <w:rPr>
                <w:color w:val="000000"/>
                <w:sz w:val="24"/>
                <w:szCs w:val="24"/>
              </w:rPr>
              <w:t>1100.23</w:t>
            </w:r>
          </w:p>
        </w:tc>
        <w:tc>
          <w:tcPr>
            <w:tcW w:w="1680" w:type="dxa"/>
            <w:tcBorders>
              <w:top w:val="nil"/>
              <w:left w:val="nil"/>
              <w:bottom w:val="nil"/>
              <w:right w:val="nil"/>
            </w:tcBorders>
            <w:shd w:val="clear" w:color="auto" w:fill="auto"/>
            <w:noWrap/>
            <w:vAlign w:val="center"/>
            <w:hideMark/>
          </w:tcPr>
          <w:p w14:paraId="311ACAEF" w14:textId="77777777"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D443CC" w14:paraId="1B00C1AE" w14:textId="77777777" w:rsidTr="00D443CC">
        <w:trPr>
          <w:trHeight w:val="255"/>
        </w:trPr>
        <w:tc>
          <w:tcPr>
            <w:tcW w:w="2815" w:type="dxa"/>
            <w:tcBorders>
              <w:top w:val="nil"/>
              <w:left w:val="nil"/>
              <w:bottom w:val="nil"/>
              <w:right w:val="nil"/>
            </w:tcBorders>
            <w:shd w:val="clear" w:color="auto" w:fill="auto"/>
            <w:noWrap/>
            <w:vAlign w:val="center"/>
            <w:hideMark/>
          </w:tcPr>
          <w:p w14:paraId="3BF93872" w14:textId="77777777" w:rsidR="00D443CC" w:rsidRPr="00D443CC" w:rsidRDefault="00D443CC" w:rsidP="00D443CC">
            <w:pPr>
              <w:spacing w:after="0"/>
              <w:jc w:val="left"/>
              <w:rPr>
                <w:color w:val="000000"/>
                <w:sz w:val="24"/>
                <w:szCs w:val="24"/>
              </w:rPr>
            </w:pPr>
            <w:r w:rsidRPr="00D443CC">
              <w:rPr>
                <w:color w:val="000000"/>
                <w:sz w:val="24"/>
                <w:szCs w:val="24"/>
              </w:rPr>
              <w:t>Recruitment</w:t>
            </w:r>
          </w:p>
        </w:tc>
        <w:tc>
          <w:tcPr>
            <w:tcW w:w="1431" w:type="dxa"/>
            <w:tcBorders>
              <w:top w:val="nil"/>
              <w:left w:val="nil"/>
              <w:bottom w:val="nil"/>
              <w:right w:val="nil"/>
            </w:tcBorders>
            <w:shd w:val="clear" w:color="auto" w:fill="auto"/>
            <w:noWrap/>
            <w:vAlign w:val="center"/>
            <w:hideMark/>
          </w:tcPr>
          <w:p w14:paraId="62F73BDD" w14:textId="77777777" w:rsidR="00D443CC" w:rsidRPr="00D443CC" w:rsidRDefault="00D443CC" w:rsidP="00D443CC">
            <w:pPr>
              <w:spacing w:after="0"/>
              <w:jc w:val="center"/>
              <w:rPr>
                <w:color w:val="000000"/>
                <w:sz w:val="24"/>
                <w:szCs w:val="24"/>
              </w:rPr>
            </w:pPr>
            <w:r w:rsidRPr="00D443CC">
              <w:rPr>
                <w:color w:val="000000"/>
                <w:sz w:val="24"/>
                <w:szCs w:val="24"/>
              </w:rPr>
              <w:t>-2.96</w:t>
            </w:r>
          </w:p>
        </w:tc>
        <w:tc>
          <w:tcPr>
            <w:tcW w:w="1431" w:type="dxa"/>
            <w:tcBorders>
              <w:top w:val="nil"/>
              <w:left w:val="nil"/>
              <w:bottom w:val="nil"/>
              <w:right w:val="nil"/>
            </w:tcBorders>
            <w:shd w:val="clear" w:color="auto" w:fill="auto"/>
            <w:noWrap/>
            <w:vAlign w:val="center"/>
            <w:hideMark/>
          </w:tcPr>
          <w:p w14:paraId="41C06DF1" w14:textId="77777777" w:rsidR="00D443CC" w:rsidRPr="00D443CC" w:rsidRDefault="00D443CC" w:rsidP="00D443CC">
            <w:pPr>
              <w:spacing w:after="0"/>
              <w:jc w:val="center"/>
              <w:rPr>
                <w:color w:val="000000"/>
                <w:sz w:val="24"/>
                <w:szCs w:val="24"/>
              </w:rPr>
            </w:pPr>
            <w:r w:rsidRPr="00D443CC">
              <w:rPr>
                <w:color w:val="000000"/>
                <w:sz w:val="24"/>
                <w:szCs w:val="24"/>
              </w:rPr>
              <w:t>-2.53</w:t>
            </w:r>
          </w:p>
        </w:tc>
        <w:tc>
          <w:tcPr>
            <w:tcW w:w="1680" w:type="dxa"/>
            <w:tcBorders>
              <w:top w:val="nil"/>
              <w:left w:val="nil"/>
              <w:bottom w:val="nil"/>
              <w:right w:val="nil"/>
            </w:tcBorders>
            <w:shd w:val="clear" w:color="auto" w:fill="auto"/>
            <w:noWrap/>
            <w:vAlign w:val="center"/>
            <w:hideMark/>
          </w:tcPr>
          <w:p w14:paraId="0E469C88" w14:textId="77777777" w:rsidR="00D443CC" w:rsidRPr="00D443CC" w:rsidRDefault="00D443CC" w:rsidP="00D443CC">
            <w:pPr>
              <w:spacing w:after="0"/>
              <w:jc w:val="center"/>
              <w:rPr>
                <w:color w:val="000000"/>
                <w:sz w:val="24"/>
                <w:szCs w:val="24"/>
              </w:rPr>
            </w:pPr>
            <w:r w:rsidRPr="00D443CC">
              <w:rPr>
                <w:color w:val="000000"/>
                <w:sz w:val="24"/>
                <w:szCs w:val="24"/>
              </w:rPr>
              <w:t>-2.20</w:t>
            </w:r>
          </w:p>
        </w:tc>
        <w:tc>
          <w:tcPr>
            <w:tcW w:w="1680" w:type="dxa"/>
            <w:tcBorders>
              <w:top w:val="nil"/>
              <w:left w:val="nil"/>
              <w:bottom w:val="nil"/>
              <w:right w:val="nil"/>
            </w:tcBorders>
            <w:shd w:val="clear" w:color="auto" w:fill="auto"/>
            <w:noWrap/>
            <w:vAlign w:val="center"/>
            <w:hideMark/>
          </w:tcPr>
          <w:p w14:paraId="45EFC90D" w14:textId="77777777" w:rsidR="00D443CC" w:rsidRPr="00D443CC" w:rsidRDefault="00D443CC" w:rsidP="00D443CC">
            <w:pPr>
              <w:spacing w:after="0"/>
              <w:jc w:val="center"/>
              <w:rPr>
                <w:color w:val="000000"/>
                <w:sz w:val="24"/>
                <w:szCs w:val="24"/>
              </w:rPr>
            </w:pPr>
            <w:r w:rsidRPr="00D443CC">
              <w:rPr>
                <w:color w:val="000000"/>
                <w:sz w:val="24"/>
                <w:szCs w:val="24"/>
              </w:rPr>
              <w:t>-0.96</w:t>
            </w:r>
          </w:p>
        </w:tc>
      </w:tr>
      <w:tr w:rsidR="00D443CC" w:rsidRPr="00D443CC" w14:paraId="2BCD5EB7" w14:textId="77777777" w:rsidTr="00D443CC">
        <w:trPr>
          <w:trHeight w:val="255"/>
        </w:trPr>
        <w:tc>
          <w:tcPr>
            <w:tcW w:w="2815" w:type="dxa"/>
            <w:tcBorders>
              <w:top w:val="nil"/>
              <w:left w:val="nil"/>
              <w:bottom w:val="nil"/>
              <w:right w:val="nil"/>
            </w:tcBorders>
            <w:shd w:val="clear" w:color="auto" w:fill="auto"/>
            <w:noWrap/>
            <w:vAlign w:val="center"/>
            <w:hideMark/>
          </w:tcPr>
          <w:p w14:paraId="0712EE68" w14:textId="77777777" w:rsidR="00D443CC" w:rsidRPr="00D443CC" w:rsidRDefault="00D443CC" w:rsidP="00D443CC">
            <w:pPr>
              <w:spacing w:after="0"/>
              <w:jc w:val="left"/>
              <w:rPr>
                <w:color w:val="000000"/>
                <w:sz w:val="24"/>
                <w:szCs w:val="24"/>
              </w:rPr>
            </w:pPr>
            <w:r w:rsidRPr="00D443CC">
              <w:rPr>
                <w:color w:val="000000"/>
                <w:sz w:val="24"/>
                <w:szCs w:val="24"/>
              </w:rPr>
              <w:t>InitEQ_Regime</w:t>
            </w:r>
          </w:p>
        </w:tc>
        <w:tc>
          <w:tcPr>
            <w:tcW w:w="1431" w:type="dxa"/>
            <w:tcBorders>
              <w:top w:val="nil"/>
              <w:left w:val="nil"/>
              <w:bottom w:val="nil"/>
              <w:right w:val="nil"/>
            </w:tcBorders>
            <w:shd w:val="clear" w:color="auto" w:fill="auto"/>
            <w:noWrap/>
            <w:vAlign w:val="center"/>
            <w:hideMark/>
          </w:tcPr>
          <w:p w14:paraId="7C50B61D" w14:textId="77777777" w:rsidR="00D443CC" w:rsidRPr="00D443CC" w:rsidRDefault="00D443CC" w:rsidP="00D443CC">
            <w:pPr>
              <w:spacing w:after="0"/>
              <w:jc w:val="center"/>
              <w:rPr>
                <w:color w:val="000000"/>
                <w:sz w:val="24"/>
                <w:szCs w:val="24"/>
              </w:rPr>
            </w:pPr>
            <w:r w:rsidRPr="00D443CC">
              <w:rPr>
                <w:color w:val="000000"/>
                <w:sz w:val="24"/>
                <w:szCs w:val="24"/>
              </w:rPr>
              <w:t>3.25</w:t>
            </w:r>
          </w:p>
        </w:tc>
        <w:tc>
          <w:tcPr>
            <w:tcW w:w="1431" w:type="dxa"/>
            <w:tcBorders>
              <w:top w:val="nil"/>
              <w:left w:val="nil"/>
              <w:bottom w:val="nil"/>
              <w:right w:val="nil"/>
            </w:tcBorders>
            <w:shd w:val="clear" w:color="auto" w:fill="auto"/>
            <w:noWrap/>
            <w:vAlign w:val="center"/>
            <w:hideMark/>
          </w:tcPr>
          <w:p w14:paraId="3F67686D" w14:textId="77777777" w:rsidR="00D443CC" w:rsidRPr="00D443CC" w:rsidRDefault="00D443CC" w:rsidP="00D443CC">
            <w:pPr>
              <w:spacing w:after="0"/>
              <w:jc w:val="center"/>
              <w:rPr>
                <w:color w:val="000000"/>
                <w:sz w:val="24"/>
                <w:szCs w:val="24"/>
              </w:rPr>
            </w:pPr>
            <w:r w:rsidRPr="00D443CC">
              <w:rPr>
                <w:color w:val="000000"/>
                <w:sz w:val="24"/>
                <w:szCs w:val="24"/>
              </w:rPr>
              <w:t>3.23</w:t>
            </w:r>
          </w:p>
        </w:tc>
        <w:tc>
          <w:tcPr>
            <w:tcW w:w="1680" w:type="dxa"/>
            <w:tcBorders>
              <w:top w:val="nil"/>
              <w:left w:val="nil"/>
              <w:bottom w:val="nil"/>
              <w:right w:val="nil"/>
            </w:tcBorders>
            <w:shd w:val="clear" w:color="auto" w:fill="auto"/>
            <w:noWrap/>
            <w:vAlign w:val="center"/>
            <w:hideMark/>
          </w:tcPr>
          <w:p w14:paraId="7D1DFB08" w14:textId="77777777" w:rsidR="00D443CC" w:rsidRPr="00D443CC" w:rsidRDefault="00D443CC" w:rsidP="00D443CC">
            <w:pPr>
              <w:spacing w:after="0"/>
              <w:jc w:val="center"/>
              <w:rPr>
                <w:color w:val="000000"/>
                <w:sz w:val="24"/>
                <w:szCs w:val="24"/>
              </w:rPr>
            </w:pPr>
            <w:r w:rsidRPr="00D443CC">
              <w:rPr>
                <w:color w:val="000000"/>
                <w:sz w:val="24"/>
                <w:szCs w:val="24"/>
              </w:rPr>
              <w:t>3.26</w:t>
            </w:r>
          </w:p>
        </w:tc>
        <w:tc>
          <w:tcPr>
            <w:tcW w:w="1680" w:type="dxa"/>
            <w:tcBorders>
              <w:top w:val="nil"/>
              <w:left w:val="nil"/>
              <w:bottom w:val="nil"/>
              <w:right w:val="nil"/>
            </w:tcBorders>
            <w:shd w:val="clear" w:color="auto" w:fill="auto"/>
            <w:noWrap/>
            <w:vAlign w:val="center"/>
            <w:hideMark/>
          </w:tcPr>
          <w:p w14:paraId="02344F28" w14:textId="77777777" w:rsidR="00D443CC" w:rsidRPr="00D443CC" w:rsidRDefault="00D443CC" w:rsidP="00D443CC">
            <w:pPr>
              <w:spacing w:after="0"/>
              <w:jc w:val="center"/>
              <w:rPr>
                <w:color w:val="000000"/>
                <w:sz w:val="24"/>
                <w:szCs w:val="24"/>
              </w:rPr>
            </w:pPr>
            <w:r w:rsidRPr="00D443CC">
              <w:rPr>
                <w:color w:val="000000"/>
                <w:sz w:val="24"/>
                <w:szCs w:val="24"/>
              </w:rPr>
              <w:t>3.08</w:t>
            </w:r>
          </w:p>
        </w:tc>
      </w:tr>
      <w:tr w:rsidR="00D443CC" w:rsidRPr="00D443CC" w14:paraId="164AACE7" w14:textId="77777777" w:rsidTr="00D443CC">
        <w:trPr>
          <w:trHeight w:val="255"/>
        </w:trPr>
        <w:tc>
          <w:tcPr>
            <w:tcW w:w="2815" w:type="dxa"/>
            <w:tcBorders>
              <w:top w:val="nil"/>
              <w:left w:val="nil"/>
              <w:bottom w:val="nil"/>
              <w:right w:val="nil"/>
            </w:tcBorders>
            <w:shd w:val="clear" w:color="auto" w:fill="auto"/>
            <w:noWrap/>
            <w:vAlign w:val="center"/>
            <w:hideMark/>
          </w:tcPr>
          <w:p w14:paraId="00B75A45" w14:textId="77777777" w:rsidR="00D443CC" w:rsidRPr="00D443CC" w:rsidRDefault="00D443CC" w:rsidP="00D443CC">
            <w:pPr>
              <w:spacing w:after="0"/>
              <w:jc w:val="left"/>
              <w:rPr>
                <w:color w:val="000000"/>
                <w:sz w:val="24"/>
                <w:szCs w:val="24"/>
              </w:rPr>
            </w:pPr>
            <w:r w:rsidRPr="00D443CC">
              <w:rPr>
                <w:color w:val="000000"/>
                <w:sz w:val="24"/>
                <w:szCs w:val="24"/>
              </w:rPr>
              <w:t>Forecast_Recruitment</w:t>
            </w:r>
          </w:p>
        </w:tc>
        <w:tc>
          <w:tcPr>
            <w:tcW w:w="1431" w:type="dxa"/>
            <w:tcBorders>
              <w:top w:val="nil"/>
              <w:left w:val="nil"/>
              <w:bottom w:val="nil"/>
              <w:right w:val="nil"/>
            </w:tcBorders>
            <w:shd w:val="clear" w:color="auto" w:fill="auto"/>
            <w:noWrap/>
            <w:vAlign w:val="center"/>
            <w:hideMark/>
          </w:tcPr>
          <w:p w14:paraId="150EADA2"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431" w:type="dxa"/>
            <w:tcBorders>
              <w:top w:val="nil"/>
              <w:left w:val="nil"/>
              <w:bottom w:val="nil"/>
              <w:right w:val="nil"/>
            </w:tcBorders>
            <w:shd w:val="clear" w:color="auto" w:fill="auto"/>
            <w:noWrap/>
            <w:vAlign w:val="center"/>
            <w:hideMark/>
          </w:tcPr>
          <w:p w14:paraId="6F27EBE7"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6991F045"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1EBB6627" w14:textId="77777777"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D443CC" w14:paraId="42C66AF2" w14:textId="77777777" w:rsidTr="00D443CC">
        <w:trPr>
          <w:trHeight w:val="255"/>
        </w:trPr>
        <w:tc>
          <w:tcPr>
            <w:tcW w:w="2815" w:type="dxa"/>
            <w:tcBorders>
              <w:top w:val="nil"/>
              <w:left w:val="nil"/>
              <w:bottom w:val="nil"/>
              <w:right w:val="nil"/>
            </w:tcBorders>
            <w:shd w:val="clear" w:color="auto" w:fill="auto"/>
            <w:noWrap/>
            <w:vAlign w:val="center"/>
            <w:hideMark/>
          </w:tcPr>
          <w:p w14:paraId="49D7DF60" w14:textId="77777777" w:rsidR="00D443CC" w:rsidRPr="00D443CC" w:rsidRDefault="00D443CC" w:rsidP="00D443CC">
            <w:pPr>
              <w:spacing w:after="0"/>
              <w:jc w:val="left"/>
              <w:rPr>
                <w:color w:val="000000"/>
                <w:sz w:val="24"/>
                <w:szCs w:val="24"/>
              </w:rPr>
            </w:pPr>
            <w:r w:rsidRPr="00D443CC">
              <w:rPr>
                <w:color w:val="000000"/>
                <w:sz w:val="24"/>
                <w:szCs w:val="24"/>
              </w:rPr>
              <w:t>Parm_priors</w:t>
            </w:r>
          </w:p>
        </w:tc>
        <w:tc>
          <w:tcPr>
            <w:tcW w:w="1431" w:type="dxa"/>
            <w:tcBorders>
              <w:top w:val="nil"/>
              <w:left w:val="nil"/>
              <w:bottom w:val="nil"/>
              <w:right w:val="nil"/>
            </w:tcBorders>
            <w:shd w:val="clear" w:color="auto" w:fill="auto"/>
            <w:noWrap/>
            <w:vAlign w:val="center"/>
            <w:hideMark/>
          </w:tcPr>
          <w:p w14:paraId="79A14E52" w14:textId="77777777" w:rsidR="00D443CC" w:rsidRPr="00D443CC" w:rsidRDefault="00D443CC" w:rsidP="00D443CC">
            <w:pPr>
              <w:spacing w:after="0"/>
              <w:jc w:val="center"/>
              <w:rPr>
                <w:color w:val="000000"/>
                <w:sz w:val="24"/>
                <w:szCs w:val="24"/>
              </w:rPr>
            </w:pPr>
            <w:r w:rsidRPr="00D443CC">
              <w:rPr>
                <w:color w:val="000000"/>
                <w:sz w:val="24"/>
                <w:szCs w:val="24"/>
              </w:rPr>
              <w:t>1.15</w:t>
            </w:r>
          </w:p>
        </w:tc>
        <w:tc>
          <w:tcPr>
            <w:tcW w:w="1431" w:type="dxa"/>
            <w:tcBorders>
              <w:top w:val="nil"/>
              <w:left w:val="nil"/>
              <w:bottom w:val="nil"/>
              <w:right w:val="nil"/>
            </w:tcBorders>
            <w:shd w:val="clear" w:color="auto" w:fill="auto"/>
            <w:noWrap/>
            <w:vAlign w:val="center"/>
            <w:hideMark/>
          </w:tcPr>
          <w:p w14:paraId="3C46A7EF" w14:textId="77777777" w:rsidR="00D443CC" w:rsidRPr="00D443CC" w:rsidRDefault="00D443CC" w:rsidP="00D443CC">
            <w:pPr>
              <w:spacing w:after="0"/>
              <w:jc w:val="center"/>
              <w:rPr>
                <w:color w:val="000000"/>
                <w:sz w:val="24"/>
                <w:szCs w:val="24"/>
              </w:rPr>
            </w:pPr>
            <w:r w:rsidRPr="00D443CC">
              <w:rPr>
                <w:color w:val="000000"/>
                <w:sz w:val="24"/>
                <w:szCs w:val="24"/>
              </w:rPr>
              <w:t>1.32</w:t>
            </w:r>
          </w:p>
        </w:tc>
        <w:tc>
          <w:tcPr>
            <w:tcW w:w="1680" w:type="dxa"/>
            <w:tcBorders>
              <w:top w:val="nil"/>
              <w:left w:val="nil"/>
              <w:bottom w:val="nil"/>
              <w:right w:val="nil"/>
            </w:tcBorders>
            <w:shd w:val="clear" w:color="auto" w:fill="auto"/>
            <w:noWrap/>
            <w:vAlign w:val="center"/>
            <w:hideMark/>
          </w:tcPr>
          <w:p w14:paraId="7DA5574F" w14:textId="77777777" w:rsidR="00D443CC" w:rsidRPr="00D443CC" w:rsidRDefault="00D443CC" w:rsidP="00D443CC">
            <w:pPr>
              <w:spacing w:after="0"/>
              <w:jc w:val="center"/>
              <w:rPr>
                <w:color w:val="000000"/>
                <w:sz w:val="24"/>
                <w:szCs w:val="24"/>
              </w:rPr>
            </w:pPr>
            <w:r w:rsidRPr="00D443CC">
              <w:rPr>
                <w:color w:val="000000"/>
                <w:sz w:val="24"/>
                <w:szCs w:val="24"/>
              </w:rPr>
              <w:t>1.29</w:t>
            </w:r>
          </w:p>
        </w:tc>
        <w:tc>
          <w:tcPr>
            <w:tcW w:w="1680" w:type="dxa"/>
            <w:tcBorders>
              <w:top w:val="nil"/>
              <w:left w:val="nil"/>
              <w:bottom w:val="nil"/>
              <w:right w:val="nil"/>
            </w:tcBorders>
            <w:shd w:val="clear" w:color="auto" w:fill="auto"/>
            <w:noWrap/>
            <w:vAlign w:val="center"/>
            <w:hideMark/>
          </w:tcPr>
          <w:p w14:paraId="4B136996" w14:textId="77777777" w:rsidR="00D443CC" w:rsidRPr="00D443CC" w:rsidRDefault="00D443CC" w:rsidP="00D443CC">
            <w:pPr>
              <w:spacing w:after="0"/>
              <w:jc w:val="center"/>
              <w:rPr>
                <w:color w:val="000000"/>
                <w:sz w:val="24"/>
                <w:szCs w:val="24"/>
              </w:rPr>
            </w:pPr>
            <w:r w:rsidRPr="00D443CC">
              <w:rPr>
                <w:color w:val="000000"/>
                <w:sz w:val="24"/>
                <w:szCs w:val="24"/>
              </w:rPr>
              <w:t>1.24</w:t>
            </w:r>
          </w:p>
        </w:tc>
      </w:tr>
      <w:tr w:rsidR="00D443CC" w:rsidRPr="00D443CC" w14:paraId="6962D3E3" w14:textId="77777777" w:rsidTr="00D443CC">
        <w:trPr>
          <w:trHeight w:val="255"/>
        </w:trPr>
        <w:tc>
          <w:tcPr>
            <w:tcW w:w="2815" w:type="dxa"/>
            <w:tcBorders>
              <w:top w:val="nil"/>
              <w:left w:val="nil"/>
              <w:right w:val="nil"/>
            </w:tcBorders>
            <w:shd w:val="clear" w:color="auto" w:fill="auto"/>
            <w:noWrap/>
            <w:vAlign w:val="center"/>
            <w:hideMark/>
          </w:tcPr>
          <w:p w14:paraId="51019C61" w14:textId="77777777" w:rsidR="00D443CC" w:rsidRPr="00D443CC" w:rsidRDefault="00D443CC" w:rsidP="00D443CC">
            <w:pPr>
              <w:spacing w:after="0"/>
              <w:jc w:val="left"/>
              <w:rPr>
                <w:color w:val="000000"/>
                <w:sz w:val="24"/>
                <w:szCs w:val="24"/>
              </w:rPr>
            </w:pPr>
            <w:r w:rsidRPr="00D443CC">
              <w:rPr>
                <w:color w:val="000000"/>
                <w:sz w:val="24"/>
                <w:szCs w:val="24"/>
              </w:rPr>
              <w:t>Parm_softbounds</w:t>
            </w:r>
          </w:p>
        </w:tc>
        <w:tc>
          <w:tcPr>
            <w:tcW w:w="1431" w:type="dxa"/>
            <w:tcBorders>
              <w:top w:val="nil"/>
              <w:left w:val="nil"/>
              <w:right w:val="nil"/>
            </w:tcBorders>
            <w:shd w:val="clear" w:color="auto" w:fill="auto"/>
            <w:noWrap/>
            <w:vAlign w:val="center"/>
            <w:hideMark/>
          </w:tcPr>
          <w:p w14:paraId="45D9269B"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431" w:type="dxa"/>
            <w:tcBorders>
              <w:top w:val="nil"/>
              <w:left w:val="nil"/>
              <w:right w:val="nil"/>
            </w:tcBorders>
            <w:shd w:val="clear" w:color="auto" w:fill="auto"/>
            <w:noWrap/>
            <w:vAlign w:val="center"/>
            <w:hideMark/>
          </w:tcPr>
          <w:p w14:paraId="36AADB54"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53AD093F"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304886A9" w14:textId="7777777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D443CC" w14:paraId="60D5A1F7" w14:textId="77777777" w:rsidTr="00D443CC">
        <w:trPr>
          <w:trHeight w:val="268"/>
        </w:trPr>
        <w:tc>
          <w:tcPr>
            <w:tcW w:w="2815" w:type="dxa"/>
            <w:tcBorders>
              <w:top w:val="nil"/>
              <w:left w:val="nil"/>
              <w:bottom w:val="single" w:sz="4" w:space="0" w:color="auto"/>
              <w:right w:val="nil"/>
            </w:tcBorders>
            <w:shd w:val="clear" w:color="auto" w:fill="auto"/>
            <w:noWrap/>
            <w:vAlign w:val="center"/>
            <w:hideMark/>
          </w:tcPr>
          <w:p w14:paraId="0F67AB25" w14:textId="77777777" w:rsidR="00D443CC" w:rsidRPr="00D443CC" w:rsidRDefault="00D443CC" w:rsidP="00D443CC">
            <w:pPr>
              <w:spacing w:after="0"/>
              <w:jc w:val="left"/>
              <w:rPr>
                <w:color w:val="000000"/>
                <w:sz w:val="24"/>
                <w:szCs w:val="24"/>
              </w:rPr>
            </w:pPr>
            <w:r w:rsidRPr="00D443CC">
              <w:rPr>
                <w:color w:val="000000"/>
                <w:sz w:val="24"/>
                <w:szCs w:val="24"/>
              </w:rPr>
              <w:t>Parm_devs</w:t>
            </w:r>
          </w:p>
        </w:tc>
        <w:tc>
          <w:tcPr>
            <w:tcW w:w="1431" w:type="dxa"/>
            <w:tcBorders>
              <w:top w:val="nil"/>
              <w:left w:val="nil"/>
              <w:bottom w:val="single" w:sz="4" w:space="0" w:color="auto"/>
              <w:right w:val="nil"/>
            </w:tcBorders>
            <w:shd w:val="clear" w:color="auto" w:fill="auto"/>
            <w:noWrap/>
            <w:vAlign w:val="center"/>
            <w:hideMark/>
          </w:tcPr>
          <w:p w14:paraId="171D71B3" w14:textId="77777777" w:rsidR="00D443CC" w:rsidRPr="00D443CC" w:rsidRDefault="00D443CC" w:rsidP="00D443CC">
            <w:pPr>
              <w:spacing w:after="0"/>
              <w:jc w:val="center"/>
              <w:rPr>
                <w:color w:val="000000"/>
                <w:sz w:val="24"/>
                <w:szCs w:val="24"/>
              </w:rPr>
            </w:pPr>
            <w:r w:rsidRPr="00D443CC">
              <w:rPr>
                <w:color w:val="000000"/>
                <w:sz w:val="24"/>
                <w:szCs w:val="24"/>
              </w:rPr>
              <w:t>6.04</w:t>
            </w:r>
          </w:p>
        </w:tc>
        <w:tc>
          <w:tcPr>
            <w:tcW w:w="1431" w:type="dxa"/>
            <w:tcBorders>
              <w:top w:val="nil"/>
              <w:left w:val="nil"/>
              <w:bottom w:val="single" w:sz="4" w:space="0" w:color="auto"/>
              <w:right w:val="nil"/>
            </w:tcBorders>
            <w:shd w:val="clear" w:color="auto" w:fill="auto"/>
            <w:noWrap/>
            <w:vAlign w:val="center"/>
            <w:hideMark/>
          </w:tcPr>
          <w:p w14:paraId="5F9FAFE6" w14:textId="77777777" w:rsidR="00D443CC" w:rsidRPr="00D443CC" w:rsidRDefault="00D443CC" w:rsidP="00D443CC">
            <w:pPr>
              <w:spacing w:after="0"/>
              <w:jc w:val="center"/>
              <w:rPr>
                <w:color w:val="000000"/>
                <w:sz w:val="24"/>
                <w:szCs w:val="24"/>
              </w:rPr>
            </w:pPr>
            <w:r w:rsidRPr="00D443CC">
              <w:rPr>
                <w:color w:val="000000"/>
                <w:sz w:val="24"/>
                <w:szCs w:val="24"/>
              </w:rPr>
              <w:t>5.97</w:t>
            </w:r>
          </w:p>
        </w:tc>
        <w:tc>
          <w:tcPr>
            <w:tcW w:w="1680" w:type="dxa"/>
            <w:tcBorders>
              <w:top w:val="nil"/>
              <w:left w:val="nil"/>
              <w:bottom w:val="single" w:sz="4" w:space="0" w:color="auto"/>
              <w:right w:val="nil"/>
            </w:tcBorders>
            <w:shd w:val="clear" w:color="auto" w:fill="auto"/>
            <w:noWrap/>
            <w:vAlign w:val="center"/>
            <w:hideMark/>
          </w:tcPr>
          <w:p w14:paraId="0C2BFC86" w14:textId="77777777" w:rsidR="00D443CC" w:rsidRPr="00D443CC" w:rsidRDefault="00D443CC" w:rsidP="00D443CC">
            <w:pPr>
              <w:spacing w:after="0"/>
              <w:jc w:val="center"/>
              <w:rPr>
                <w:color w:val="000000"/>
                <w:sz w:val="24"/>
                <w:szCs w:val="24"/>
              </w:rPr>
            </w:pPr>
            <w:r w:rsidRPr="00D443CC">
              <w:rPr>
                <w:color w:val="000000"/>
                <w:sz w:val="24"/>
                <w:szCs w:val="24"/>
              </w:rPr>
              <w:t>5.89</w:t>
            </w:r>
          </w:p>
        </w:tc>
        <w:tc>
          <w:tcPr>
            <w:tcW w:w="1680" w:type="dxa"/>
            <w:tcBorders>
              <w:top w:val="nil"/>
              <w:left w:val="nil"/>
              <w:bottom w:val="single" w:sz="4" w:space="0" w:color="auto"/>
              <w:right w:val="nil"/>
            </w:tcBorders>
            <w:shd w:val="clear" w:color="auto" w:fill="auto"/>
            <w:noWrap/>
            <w:vAlign w:val="center"/>
            <w:hideMark/>
          </w:tcPr>
          <w:p w14:paraId="0E835EB9" w14:textId="77777777" w:rsidR="00D443CC" w:rsidRPr="00D443CC" w:rsidRDefault="00D443CC" w:rsidP="00D443CC">
            <w:pPr>
              <w:spacing w:after="0"/>
              <w:jc w:val="center"/>
              <w:rPr>
                <w:color w:val="000000"/>
                <w:sz w:val="24"/>
                <w:szCs w:val="24"/>
              </w:rPr>
            </w:pPr>
            <w:r w:rsidRPr="00D443CC">
              <w:rPr>
                <w:color w:val="000000"/>
                <w:sz w:val="24"/>
                <w:szCs w:val="24"/>
              </w:rPr>
              <w:t>5.62</w:t>
            </w:r>
          </w:p>
        </w:tc>
      </w:tr>
    </w:tbl>
    <w:p w14:paraId="4397EBC5" w14:textId="144B0730" w:rsidR="00A81834" w:rsidRDefault="00A81834" w:rsidP="00FE0BE7">
      <w:pPr>
        <w:jc w:val="left"/>
      </w:pPr>
    </w:p>
    <w:p w14:paraId="1D5F868B" w14:textId="460E2D65" w:rsidR="00425C84" w:rsidRDefault="00425C84" w:rsidP="00FE0BE7">
      <w:pPr>
        <w:jc w:val="left"/>
        <w:rPr>
          <w:sz w:val="24"/>
          <w:szCs w:val="24"/>
        </w:rPr>
      </w:pPr>
      <w:r w:rsidRPr="00425C84">
        <w:rPr>
          <w:sz w:val="24"/>
          <w:szCs w:val="24"/>
        </w:rPr>
        <w:t xml:space="preserve">Table 6. Key parameter estimates from model 2019.1b (both from the 2023 assessment and with data </w:t>
      </w:r>
      <w:r>
        <w:rPr>
          <w:sz w:val="24"/>
          <w:szCs w:val="24"/>
        </w:rPr>
        <w:t>updated throu</w:t>
      </w:r>
      <w:r w:rsidR="002E6C0C">
        <w:rPr>
          <w:sz w:val="24"/>
          <w:szCs w:val="24"/>
        </w:rPr>
        <w:t xml:space="preserve">gh September 2024) and </w:t>
      </w:r>
      <w:r>
        <w:rPr>
          <w:sz w:val="24"/>
          <w:szCs w:val="24"/>
        </w:rPr>
        <w:t>model</w:t>
      </w:r>
      <w:r w:rsidR="002E6C0C">
        <w:rPr>
          <w:sz w:val="24"/>
          <w:szCs w:val="24"/>
        </w:rPr>
        <w:t>s 2019.1c, 2019.1d, and</w:t>
      </w:r>
      <w:r>
        <w:rPr>
          <w:sz w:val="24"/>
          <w:szCs w:val="24"/>
        </w:rPr>
        <w:t xml:space="preserve"> 2019.1e.5cm.</w:t>
      </w:r>
    </w:p>
    <w:tbl>
      <w:tblPr>
        <w:tblW w:w="9383" w:type="dxa"/>
        <w:tblLook w:val="04A0" w:firstRow="1" w:lastRow="0" w:firstColumn="1" w:lastColumn="0" w:noHBand="0" w:noVBand="1"/>
      </w:tblPr>
      <w:tblGrid>
        <w:gridCol w:w="1718"/>
        <w:gridCol w:w="1549"/>
        <w:gridCol w:w="1549"/>
        <w:gridCol w:w="1300"/>
        <w:gridCol w:w="1331"/>
        <w:gridCol w:w="1936"/>
      </w:tblGrid>
      <w:tr w:rsidR="002E6C0C" w:rsidRPr="002E6C0C" w14:paraId="565A7B01"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16117B5C" w14:textId="77777777" w:rsidR="002E6C0C" w:rsidRPr="002E6C0C" w:rsidRDefault="002E6C0C" w:rsidP="002E6C0C">
            <w:pPr>
              <w:spacing w:after="0"/>
              <w:jc w:val="left"/>
              <w:rPr>
                <w:color w:val="000000"/>
                <w:sz w:val="24"/>
                <w:szCs w:val="24"/>
              </w:rPr>
            </w:pPr>
            <w:r w:rsidRPr="002E6C0C">
              <w:rPr>
                <w:color w:val="000000"/>
                <w:sz w:val="24"/>
                <w:szCs w:val="24"/>
              </w:rPr>
              <w:t>Parameter</w:t>
            </w:r>
          </w:p>
        </w:tc>
        <w:tc>
          <w:tcPr>
            <w:tcW w:w="1549" w:type="dxa"/>
            <w:tcBorders>
              <w:top w:val="nil"/>
              <w:left w:val="nil"/>
              <w:bottom w:val="single" w:sz="4" w:space="0" w:color="auto"/>
              <w:right w:val="nil"/>
            </w:tcBorders>
            <w:shd w:val="clear" w:color="auto" w:fill="auto"/>
            <w:noWrap/>
            <w:vAlign w:val="bottom"/>
            <w:hideMark/>
          </w:tcPr>
          <w:p w14:paraId="37B62F0C" w14:textId="77777777" w:rsidR="002E6C0C" w:rsidRPr="002E6C0C" w:rsidRDefault="002E6C0C" w:rsidP="002E6C0C">
            <w:pPr>
              <w:spacing w:after="0"/>
              <w:jc w:val="center"/>
              <w:rPr>
                <w:color w:val="000000"/>
                <w:sz w:val="24"/>
                <w:szCs w:val="24"/>
              </w:rPr>
            </w:pPr>
            <w:r w:rsidRPr="002E6C0C">
              <w:rPr>
                <w:color w:val="000000"/>
                <w:sz w:val="24"/>
                <w:szCs w:val="24"/>
              </w:rPr>
              <w:t>2019.1b-23</w:t>
            </w:r>
          </w:p>
        </w:tc>
        <w:tc>
          <w:tcPr>
            <w:tcW w:w="1549" w:type="dxa"/>
            <w:tcBorders>
              <w:top w:val="nil"/>
              <w:left w:val="nil"/>
              <w:bottom w:val="single" w:sz="4" w:space="0" w:color="auto"/>
              <w:right w:val="nil"/>
            </w:tcBorders>
            <w:shd w:val="clear" w:color="auto" w:fill="auto"/>
            <w:noWrap/>
            <w:vAlign w:val="bottom"/>
            <w:hideMark/>
          </w:tcPr>
          <w:p w14:paraId="6337A2CB" w14:textId="77777777" w:rsidR="002E6C0C" w:rsidRPr="002E6C0C" w:rsidRDefault="002E6C0C" w:rsidP="002E6C0C">
            <w:pPr>
              <w:spacing w:after="0"/>
              <w:jc w:val="center"/>
              <w:rPr>
                <w:color w:val="000000"/>
                <w:sz w:val="24"/>
                <w:szCs w:val="24"/>
              </w:rPr>
            </w:pPr>
            <w:r w:rsidRPr="002E6C0C">
              <w:rPr>
                <w:color w:val="000000"/>
                <w:sz w:val="24"/>
                <w:szCs w:val="24"/>
              </w:rPr>
              <w:t>2019.1b-24</w:t>
            </w:r>
          </w:p>
        </w:tc>
        <w:tc>
          <w:tcPr>
            <w:tcW w:w="1300" w:type="dxa"/>
            <w:tcBorders>
              <w:top w:val="nil"/>
              <w:left w:val="nil"/>
              <w:bottom w:val="single" w:sz="4" w:space="0" w:color="auto"/>
              <w:right w:val="nil"/>
            </w:tcBorders>
            <w:shd w:val="clear" w:color="auto" w:fill="auto"/>
            <w:noWrap/>
            <w:vAlign w:val="bottom"/>
            <w:hideMark/>
          </w:tcPr>
          <w:p w14:paraId="686D31DE" w14:textId="77777777" w:rsidR="002E6C0C" w:rsidRPr="002E6C0C" w:rsidRDefault="002E6C0C" w:rsidP="002E6C0C">
            <w:pPr>
              <w:spacing w:after="0"/>
              <w:jc w:val="center"/>
              <w:rPr>
                <w:color w:val="000000"/>
                <w:sz w:val="24"/>
                <w:szCs w:val="24"/>
              </w:rPr>
            </w:pPr>
            <w:r w:rsidRPr="002E6C0C">
              <w:rPr>
                <w:color w:val="000000"/>
                <w:sz w:val="24"/>
                <w:szCs w:val="24"/>
              </w:rPr>
              <w:t>2019.1c</w:t>
            </w:r>
          </w:p>
        </w:tc>
        <w:tc>
          <w:tcPr>
            <w:tcW w:w="1331" w:type="dxa"/>
            <w:tcBorders>
              <w:top w:val="nil"/>
              <w:left w:val="nil"/>
              <w:bottom w:val="single" w:sz="4" w:space="0" w:color="auto"/>
              <w:right w:val="nil"/>
            </w:tcBorders>
            <w:shd w:val="clear" w:color="auto" w:fill="auto"/>
            <w:noWrap/>
            <w:vAlign w:val="bottom"/>
            <w:hideMark/>
          </w:tcPr>
          <w:p w14:paraId="401EEF9C" w14:textId="77777777" w:rsidR="002E6C0C" w:rsidRPr="002E6C0C" w:rsidRDefault="002E6C0C" w:rsidP="002E6C0C">
            <w:pPr>
              <w:spacing w:after="0"/>
              <w:jc w:val="center"/>
              <w:rPr>
                <w:color w:val="000000"/>
                <w:sz w:val="24"/>
                <w:szCs w:val="24"/>
              </w:rPr>
            </w:pPr>
            <w:r w:rsidRPr="002E6C0C">
              <w:rPr>
                <w:color w:val="000000"/>
                <w:sz w:val="24"/>
                <w:szCs w:val="24"/>
              </w:rPr>
              <w:t>2019.1d</w:t>
            </w:r>
          </w:p>
        </w:tc>
        <w:tc>
          <w:tcPr>
            <w:tcW w:w="1936" w:type="dxa"/>
            <w:tcBorders>
              <w:top w:val="nil"/>
              <w:left w:val="nil"/>
              <w:bottom w:val="single" w:sz="4" w:space="0" w:color="auto"/>
              <w:right w:val="nil"/>
            </w:tcBorders>
            <w:shd w:val="clear" w:color="auto" w:fill="auto"/>
            <w:noWrap/>
            <w:vAlign w:val="bottom"/>
            <w:hideMark/>
          </w:tcPr>
          <w:p w14:paraId="7DDB04F7" w14:textId="77777777" w:rsidR="002E6C0C" w:rsidRPr="002E6C0C" w:rsidRDefault="002E6C0C" w:rsidP="002E6C0C">
            <w:pPr>
              <w:spacing w:after="0"/>
              <w:jc w:val="center"/>
              <w:rPr>
                <w:color w:val="000000"/>
                <w:sz w:val="24"/>
                <w:szCs w:val="24"/>
              </w:rPr>
            </w:pPr>
            <w:r w:rsidRPr="002E6C0C">
              <w:rPr>
                <w:color w:val="000000"/>
                <w:sz w:val="24"/>
                <w:szCs w:val="24"/>
              </w:rPr>
              <w:t>2019.1e.5cm</w:t>
            </w:r>
          </w:p>
        </w:tc>
      </w:tr>
      <w:tr w:rsidR="002E6C0C" w:rsidRPr="002E6C0C" w14:paraId="1E6456BB" w14:textId="77777777" w:rsidTr="002E6C0C">
        <w:trPr>
          <w:trHeight w:val="296"/>
        </w:trPr>
        <w:tc>
          <w:tcPr>
            <w:tcW w:w="1718" w:type="dxa"/>
            <w:tcBorders>
              <w:top w:val="single" w:sz="4" w:space="0" w:color="auto"/>
              <w:left w:val="nil"/>
              <w:bottom w:val="nil"/>
              <w:right w:val="nil"/>
            </w:tcBorders>
            <w:shd w:val="clear" w:color="auto" w:fill="auto"/>
            <w:noWrap/>
            <w:vAlign w:val="bottom"/>
            <w:hideMark/>
          </w:tcPr>
          <w:p w14:paraId="682DB831" w14:textId="77777777" w:rsidR="002E6C0C" w:rsidRPr="002E6C0C" w:rsidRDefault="002E6C0C" w:rsidP="002E6C0C">
            <w:pPr>
              <w:spacing w:after="0"/>
              <w:jc w:val="left"/>
              <w:rPr>
                <w:color w:val="000000"/>
                <w:sz w:val="24"/>
                <w:szCs w:val="24"/>
              </w:rPr>
            </w:pPr>
            <w:r w:rsidRPr="002E6C0C">
              <w:rPr>
                <w:color w:val="000000"/>
                <w:sz w:val="24"/>
                <w:szCs w:val="24"/>
              </w:rPr>
              <w:t>NatM</w:t>
            </w:r>
          </w:p>
        </w:tc>
        <w:tc>
          <w:tcPr>
            <w:tcW w:w="1549" w:type="dxa"/>
            <w:tcBorders>
              <w:top w:val="single" w:sz="4" w:space="0" w:color="auto"/>
              <w:left w:val="nil"/>
              <w:bottom w:val="nil"/>
              <w:right w:val="nil"/>
            </w:tcBorders>
            <w:shd w:val="clear" w:color="auto" w:fill="auto"/>
            <w:noWrap/>
            <w:vAlign w:val="bottom"/>
            <w:hideMark/>
          </w:tcPr>
          <w:p w14:paraId="3D00200B" w14:textId="77777777" w:rsidR="002E6C0C" w:rsidRPr="002E6C0C" w:rsidRDefault="002E6C0C" w:rsidP="002E6C0C">
            <w:pPr>
              <w:spacing w:after="0"/>
              <w:jc w:val="center"/>
              <w:rPr>
                <w:color w:val="000000"/>
                <w:sz w:val="24"/>
                <w:szCs w:val="24"/>
              </w:rPr>
            </w:pPr>
            <w:r w:rsidRPr="002E6C0C">
              <w:rPr>
                <w:color w:val="000000"/>
                <w:sz w:val="24"/>
                <w:szCs w:val="24"/>
              </w:rPr>
              <w:t>0.46</w:t>
            </w:r>
          </w:p>
        </w:tc>
        <w:tc>
          <w:tcPr>
            <w:tcW w:w="1549" w:type="dxa"/>
            <w:tcBorders>
              <w:top w:val="single" w:sz="4" w:space="0" w:color="auto"/>
              <w:left w:val="nil"/>
              <w:bottom w:val="nil"/>
              <w:right w:val="nil"/>
            </w:tcBorders>
            <w:shd w:val="clear" w:color="auto" w:fill="auto"/>
            <w:noWrap/>
            <w:vAlign w:val="bottom"/>
            <w:hideMark/>
          </w:tcPr>
          <w:p w14:paraId="48DA2395" w14:textId="77777777" w:rsidR="002E6C0C" w:rsidRPr="002E6C0C" w:rsidRDefault="002E6C0C" w:rsidP="002E6C0C">
            <w:pPr>
              <w:spacing w:after="0"/>
              <w:jc w:val="center"/>
              <w:rPr>
                <w:color w:val="000000"/>
                <w:sz w:val="24"/>
                <w:szCs w:val="24"/>
              </w:rPr>
            </w:pPr>
            <w:r w:rsidRPr="002E6C0C">
              <w:rPr>
                <w:color w:val="000000"/>
                <w:sz w:val="24"/>
                <w:szCs w:val="24"/>
              </w:rPr>
              <w:t>0.46</w:t>
            </w:r>
          </w:p>
        </w:tc>
        <w:tc>
          <w:tcPr>
            <w:tcW w:w="1300" w:type="dxa"/>
            <w:tcBorders>
              <w:top w:val="single" w:sz="4" w:space="0" w:color="auto"/>
              <w:left w:val="nil"/>
              <w:bottom w:val="nil"/>
              <w:right w:val="nil"/>
            </w:tcBorders>
            <w:shd w:val="clear" w:color="auto" w:fill="auto"/>
            <w:noWrap/>
            <w:vAlign w:val="bottom"/>
            <w:hideMark/>
          </w:tcPr>
          <w:p w14:paraId="7393DFF2" w14:textId="77777777" w:rsidR="002E6C0C" w:rsidRPr="002E6C0C" w:rsidRDefault="002E6C0C" w:rsidP="002E6C0C">
            <w:pPr>
              <w:spacing w:after="0"/>
              <w:jc w:val="center"/>
              <w:rPr>
                <w:color w:val="000000"/>
                <w:sz w:val="24"/>
                <w:szCs w:val="24"/>
              </w:rPr>
            </w:pPr>
            <w:r w:rsidRPr="002E6C0C">
              <w:rPr>
                <w:color w:val="000000"/>
                <w:sz w:val="24"/>
                <w:szCs w:val="24"/>
              </w:rPr>
              <w:t>0.47</w:t>
            </w:r>
          </w:p>
        </w:tc>
        <w:tc>
          <w:tcPr>
            <w:tcW w:w="1331" w:type="dxa"/>
            <w:tcBorders>
              <w:top w:val="single" w:sz="4" w:space="0" w:color="auto"/>
              <w:left w:val="nil"/>
              <w:bottom w:val="nil"/>
              <w:right w:val="nil"/>
            </w:tcBorders>
            <w:shd w:val="clear" w:color="auto" w:fill="auto"/>
            <w:noWrap/>
            <w:vAlign w:val="bottom"/>
            <w:hideMark/>
          </w:tcPr>
          <w:p w14:paraId="0B03386F" w14:textId="77777777" w:rsidR="002E6C0C" w:rsidRPr="002E6C0C" w:rsidRDefault="002E6C0C" w:rsidP="002E6C0C">
            <w:pPr>
              <w:spacing w:after="0"/>
              <w:jc w:val="center"/>
              <w:rPr>
                <w:color w:val="000000"/>
                <w:sz w:val="24"/>
                <w:szCs w:val="24"/>
              </w:rPr>
            </w:pPr>
            <w:r w:rsidRPr="002E6C0C">
              <w:rPr>
                <w:color w:val="000000"/>
                <w:sz w:val="24"/>
                <w:szCs w:val="24"/>
              </w:rPr>
              <w:t>0.48</w:t>
            </w:r>
          </w:p>
        </w:tc>
        <w:tc>
          <w:tcPr>
            <w:tcW w:w="1936" w:type="dxa"/>
            <w:tcBorders>
              <w:top w:val="single" w:sz="4" w:space="0" w:color="auto"/>
              <w:left w:val="nil"/>
              <w:bottom w:val="nil"/>
              <w:right w:val="nil"/>
            </w:tcBorders>
            <w:shd w:val="clear" w:color="auto" w:fill="auto"/>
            <w:noWrap/>
            <w:vAlign w:val="bottom"/>
            <w:hideMark/>
          </w:tcPr>
          <w:p w14:paraId="1598B4FF" w14:textId="77777777" w:rsidR="002E6C0C" w:rsidRPr="002E6C0C" w:rsidRDefault="002E6C0C" w:rsidP="002E6C0C">
            <w:pPr>
              <w:spacing w:after="0"/>
              <w:jc w:val="center"/>
              <w:rPr>
                <w:color w:val="000000"/>
                <w:sz w:val="24"/>
                <w:szCs w:val="24"/>
              </w:rPr>
            </w:pPr>
            <w:r w:rsidRPr="002E6C0C">
              <w:rPr>
                <w:color w:val="000000"/>
                <w:sz w:val="24"/>
                <w:szCs w:val="24"/>
              </w:rPr>
              <w:t>0.47</w:t>
            </w:r>
          </w:p>
        </w:tc>
      </w:tr>
      <w:tr w:rsidR="002E6C0C" w:rsidRPr="002E6C0C" w14:paraId="37D036F1" w14:textId="77777777" w:rsidTr="002E6C0C">
        <w:trPr>
          <w:trHeight w:val="296"/>
        </w:trPr>
        <w:tc>
          <w:tcPr>
            <w:tcW w:w="1718" w:type="dxa"/>
            <w:tcBorders>
              <w:top w:val="nil"/>
              <w:left w:val="nil"/>
              <w:bottom w:val="nil"/>
              <w:right w:val="nil"/>
            </w:tcBorders>
            <w:shd w:val="clear" w:color="auto" w:fill="auto"/>
            <w:noWrap/>
            <w:vAlign w:val="bottom"/>
            <w:hideMark/>
          </w:tcPr>
          <w:p w14:paraId="0A601157" w14:textId="77777777" w:rsidR="002E6C0C" w:rsidRPr="002E6C0C" w:rsidRDefault="002E6C0C" w:rsidP="002E6C0C">
            <w:pPr>
              <w:spacing w:after="0"/>
              <w:jc w:val="left"/>
              <w:rPr>
                <w:color w:val="000000"/>
                <w:sz w:val="24"/>
                <w:szCs w:val="24"/>
              </w:rPr>
            </w:pPr>
            <w:r w:rsidRPr="002E6C0C">
              <w:rPr>
                <w:color w:val="000000"/>
                <w:sz w:val="24"/>
                <w:szCs w:val="24"/>
              </w:rPr>
              <w:t>NatM: 14-16</w:t>
            </w:r>
          </w:p>
        </w:tc>
        <w:tc>
          <w:tcPr>
            <w:tcW w:w="1549" w:type="dxa"/>
            <w:tcBorders>
              <w:top w:val="nil"/>
              <w:left w:val="nil"/>
              <w:bottom w:val="nil"/>
              <w:right w:val="nil"/>
            </w:tcBorders>
            <w:shd w:val="clear" w:color="auto" w:fill="auto"/>
            <w:noWrap/>
            <w:vAlign w:val="bottom"/>
            <w:hideMark/>
          </w:tcPr>
          <w:p w14:paraId="2285DC12" w14:textId="77777777" w:rsidR="002E6C0C" w:rsidRPr="002E6C0C" w:rsidRDefault="002E6C0C" w:rsidP="002E6C0C">
            <w:pPr>
              <w:spacing w:after="0"/>
              <w:jc w:val="center"/>
              <w:rPr>
                <w:color w:val="000000"/>
                <w:sz w:val="24"/>
                <w:szCs w:val="24"/>
              </w:rPr>
            </w:pPr>
            <w:r w:rsidRPr="002E6C0C">
              <w:rPr>
                <w:color w:val="000000"/>
                <w:sz w:val="24"/>
                <w:szCs w:val="24"/>
              </w:rPr>
              <w:t>0.79</w:t>
            </w:r>
          </w:p>
        </w:tc>
        <w:tc>
          <w:tcPr>
            <w:tcW w:w="1549" w:type="dxa"/>
            <w:tcBorders>
              <w:top w:val="nil"/>
              <w:left w:val="nil"/>
              <w:bottom w:val="nil"/>
              <w:right w:val="nil"/>
            </w:tcBorders>
            <w:shd w:val="clear" w:color="auto" w:fill="auto"/>
            <w:noWrap/>
            <w:vAlign w:val="bottom"/>
            <w:hideMark/>
          </w:tcPr>
          <w:p w14:paraId="0458717D" w14:textId="77777777" w:rsidR="002E6C0C" w:rsidRPr="002E6C0C" w:rsidRDefault="002E6C0C" w:rsidP="002E6C0C">
            <w:pPr>
              <w:spacing w:after="0"/>
              <w:jc w:val="center"/>
              <w:rPr>
                <w:color w:val="000000"/>
                <w:sz w:val="24"/>
                <w:szCs w:val="24"/>
              </w:rPr>
            </w:pPr>
            <w:r w:rsidRPr="002E6C0C">
              <w:rPr>
                <w:color w:val="000000"/>
                <w:sz w:val="24"/>
                <w:szCs w:val="24"/>
              </w:rPr>
              <w:t>0.80</w:t>
            </w:r>
          </w:p>
        </w:tc>
        <w:tc>
          <w:tcPr>
            <w:tcW w:w="1300" w:type="dxa"/>
            <w:tcBorders>
              <w:top w:val="nil"/>
              <w:left w:val="nil"/>
              <w:bottom w:val="nil"/>
              <w:right w:val="nil"/>
            </w:tcBorders>
            <w:shd w:val="clear" w:color="auto" w:fill="auto"/>
            <w:noWrap/>
            <w:vAlign w:val="bottom"/>
            <w:hideMark/>
          </w:tcPr>
          <w:p w14:paraId="50067ECF" w14:textId="77777777" w:rsidR="002E6C0C" w:rsidRPr="002E6C0C" w:rsidRDefault="002E6C0C" w:rsidP="002E6C0C">
            <w:pPr>
              <w:spacing w:after="0"/>
              <w:jc w:val="center"/>
              <w:rPr>
                <w:color w:val="000000"/>
                <w:sz w:val="24"/>
                <w:szCs w:val="24"/>
              </w:rPr>
            </w:pPr>
            <w:r w:rsidRPr="002E6C0C">
              <w:rPr>
                <w:color w:val="000000"/>
                <w:sz w:val="24"/>
                <w:szCs w:val="24"/>
              </w:rPr>
              <w:t>0.82</w:t>
            </w:r>
          </w:p>
        </w:tc>
        <w:tc>
          <w:tcPr>
            <w:tcW w:w="1331" w:type="dxa"/>
            <w:tcBorders>
              <w:top w:val="nil"/>
              <w:left w:val="nil"/>
              <w:bottom w:val="nil"/>
              <w:right w:val="nil"/>
            </w:tcBorders>
            <w:shd w:val="clear" w:color="auto" w:fill="auto"/>
            <w:noWrap/>
            <w:vAlign w:val="bottom"/>
            <w:hideMark/>
          </w:tcPr>
          <w:p w14:paraId="243BA018" w14:textId="77777777" w:rsidR="002E6C0C" w:rsidRPr="002E6C0C" w:rsidRDefault="002E6C0C" w:rsidP="002E6C0C">
            <w:pPr>
              <w:spacing w:after="0"/>
              <w:jc w:val="center"/>
              <w:rPr>
                <w:color w:val="000000"/>
                <w:sz w:val="24"/>
                <w:szCs w:val="24"/>
              </w:rPr>
            </w:pPr>
            <w:r w:rsidRPr="002E6C0C">
              <w:rPr>
                <w:color w:val="000000"/>
                <w:sz w:val="24"/>
                <w:szCs w:val="24"/>
              </w:rPr>
              <w:t>0.82</w:t>
            </w:r>
          </w:p>
        </w:tc>
        <w:tc>
          <w:tcPr>
            <w:tcW w:w="1936" w:type="dxa"/>
            <w:tcBorders>
              <w:top w:val="nil"/>
              <w:left w:val="nil"/>
              <w:bottom w:val="nil"/>
              <w:right w:val="nil"/>
            </w:tcBorders>
            <w:shd w:val="clear" w:color="auto" w:fill="auto"/>
            <w:noWrap/>
            <w:vAlign w:val="bottom"/>
            <w:hideMark/>
          </w:tcPr>
          <w:p w14:paraId="1E798AD8" w14:textId="77777777" w:rsidR="002E6C0C" w:rsidRPr="002E6C0C" w:rsidRDefault="002E6C0C" w:rsidP="002E6C0C">
            <w:pPr>
              <w:spacing w:after="0"/>
              <w:jc w:val="center"/>
              <w:rPr>
                <w:color w:val="000000"/>
                <w:sz w:val="24"/>
                <w:szCs w:val="24"/>
              </w:rPr>
            </w:pPr>
            <w:r w:rsidRPr="002E6C0C">
              <w:rPr>
                <w:color w:val="000000"/>
                <w:sz w:val="24"/>
                <w:szCs w:val="24"/>
              </w:rPr>
              <w:t>0.83</w:t>
            </w:r>
          </w:p>
        </w:tc>
      </w:tr>
      <w:tr w:rsidR="002E6C0C" w:rsidRPr="002E6C0C" w14:paraId="237F2342" w14:textId="77777777" w:rsidTr="002E6C0C">
        <w:trPr>
          <w:trHeight w:val="296"/>
        </w:trPr>
        <w:tc>
          <w:tcPr>
            <w:tcW w:w="1718" w:type="dxa"/>
            <w:tcBorders>
              <w:top w:val="nil"/>
              <w:left w:val="nil"/>
              <w:bottom w:val="nil"/>
              <w:right w:val="nil"/>
            </w:tcBorders>
            <w:shd w:val="clear" w:color="auto" w:fill="auto"/>
            <w:noWrap/>
            <w:vAlign w:val="bottom"/>
            <w:hideMark/>
          </w:tcPr>
          <w:p w14:paraId="49D8976A" w14:textId="77777777" w:rsidR="002E6C0C" w:rsidRPr="002E6C0C" w:rsidRDefault="002E6C0C" w:rsidP="002E6C0C">
            <w:pPr>
              <w:spacing w:after="0"/>
              <w:jc w:val="left"/>
              <w:rPr>
                <w:color w:val="000000"/>
                <w:sz w:val="24"/>
                <w:szCs w:val="24"/>
              </w:rPr>
            </w:pPr>
            <w:r w:rsidRPr="002E6C0C">
              <w:rPr>
                <w:color w:val="000000"/>
                <w:sz w:val="24"/>
                <w:szCs w:val="24"/>
              </w:rPr>
              <w:t>lnR</w:t>
            </w:r>
          </w:p>
        </w:tc>
        <w:tc>
          <w:tcPr>
            <w:tcW w:w="1549" w:type="dxa"/>
            <w:tcBorders>
              <w:top w:val="nil"/>
              <w:left w:val="nil"/>
              <w:bottom w:val="nil"/>
              <w:right w:val="nil"/>
            </w:tcBorders>
            <w:shd w:val="clear" w:color="auto" w:fill="auto"/>
            <w:noWrap/>
            <w:vAlign w:val="bottom"/>
            <w:hideMark/>
          </w:tcPr>
          <w:p w14:paraId="15358B83" w14:textId="77777777" w:rsidR="002E6C0C" w:rsidRPr="002E6C0C" w:rsidRDefault="002E6C0C" w:rsidP="002E6C0C">
            <w:pPr>
              <w:spacing w:after="0"/>
              <w:jc w:val="center"/>
              <w:rPr>
                <w:color w:val="000000"/>
                <w:sz w:val="24"/>
                <w:szCs w:val="24"/>
              </w:rPr>
            </w:pPr>
            <w:r w:rsidRPr="002E6C0C">
              <w:rPr>
                <w:color w:val="000000"/>
                <w:sz w:val="24"/>
                <w:szCs w:val="24"/>
              </w:rPr>
              <w:t>12.86</w:t>
            </w:r>
          </w:p>
        </w:tc>
        <w:tc>
          <w:tcPr>
            <w:tcW w:w="1549" w:type="dxa"/>
            <w:tcBorders>
              <w:top w:val="nil"/>
              <w:left w:val="nil"/>
              <w:bottom w:val="nil"/>
              <w:right w:val="nil"/>
            </w:tcBorders>
            <w:shd w:val="clear" w:color="auto" w:fill="auto"/>
            <w:noWrap/>
            <w:vAlign w:val="bottom"/>
            <w:hideMark/>
          </w:tcPr>
          <w:p w14:paraId="4235D770" w14:textId="77777777" w:rsidR="002E6C0C" w:rsidRPr="002E6C0C" w:rsidRDefault="002E6C0C" w:rsidP="002E6C0C">
            <w:pPr>
              <w:spacing w:after="0"/>
              <w:jc w:val="center"/>
              <w:rPr>
                <w:color w:val="000000"/>
                <w:sz w:val="24"/>
                <w:szCs w:val="24"/>
              </w:rPr>
            </w:pPr>
            <w:r w:rsidRPr="002E6C0C">
              <w:rPr>
                <w:color w:val="000000"/>
                <w:sz w:val="24"/>
                <w:szCs w:val="24"/>
              </w:rPr>
              <w:t>12.87</w:t>
            </w:r>
          </w:p>
        </w:tc>
        <w:tc>
          <w:tcPr>
            <w:tcW w:w="1300" w:type="dxa"/>
            <w:tcBorders>
              <w:top w:val="nil"/>
              <w:left w:val="nil"/>
              <w:bottom w:val="nil"/>
              <w:right w:val="nil"/>
            </w:tcBorders>
            <w:shd w:val="clear" w:color="auto" w:fill="auto"/>
            <w:noWrap/>
            <w:vAlign w:val="bottom"/>
            <w:hideMark/>
          </w:tcPr>
          <w:p w14:paraId="2696BC08" w14:textId="77777777" w:rsidR="002E6C0C" w:rsidRPr="002E6C0C" w:rsidRDefault="002E6C0C" w:rsidP="002E6C0C">
            <w:pPr>
              <w:spacing w:after="0"/>
              <w:jc w:val="center"/>
              <w:rPr>
                <w:color w:val="000000"/>
                <w:sz w:val="24"/>
                <w:szCs w:val="24"/>
              </w:rPr>
            </w:pPr>
            <w:r w:rsidRPr="002E6C0C">
              <w:rPr>
                <w:color w:val="000000"/>
                <w:sz w:val="24"/>
                <w:szCs w:val="24"/>
              </w:rPr>
              <w:t>12.99</w:t>
            </w:r>
          </w:p>
        </w:tc>
        <w:tc>
          <w:tcPr>
            <w:tcW w:w="1331" w:type="dxa"/>
            <w:tcBorders>
              <w:top w:val="nil"/>
              <w:left w:val="nil"/>
              <w:bottom w:val="nil"/>
              <w:right w:val="nil"/>
            </w:tcBorders>
            <w:shd w:val="clear" w:color="auto" w:fill="auto"/>
            <w:noWrap/>
            <w:vAlign w:val="bottom"/>
            <w:hideMark/>
          </w:tcPr>
          <w:p w14:paraId="7FB8384C" w14:textId="77777777" w:rsidR="002E6C0C" w:rsidRPr="002E6C0C" w:rsidRDefault="002E6C0C" w:rsidP="002E6C0C">
            <w:pPr>
              <w:spacing w:after="0"/>
              <w:jc w:val="center"/>
              <w:rPr>
                <w:color w:val="000000"/>
                <w:sz w:val="24"/>
                <w:szCs w:val="24"/>
              </w:rPr>
            </w:pPr>
            <w:r w:rsidRPr="002E6C0C">
              <w:rPr>
                <w:color w:val="000000"/>
                <w:sz w:val="24"/>
                <w:szCs w:val="24"/>
              </w:rPr>
              <w:t>13.03</w:t>
            </w:r>
          </w:p>
        </w:tc>
        <w:tc>
          <w:tcPr>
            <w:tcW w:w="1936" w:type="dxa"/>
            <w:tcBorders>
              <w:top w:val="nil"/>
              <w:left w:val="nil"/>
              <w:bottom w:val="nil"/>
              <w:right w:val="nil"/>
            </w:tcBorders>
            <w:shd w:val="clear" w:color="auto" w:fill="auto"/>
            <w:noWrap/>
            <w:vAlign w:val="bottom"/>
            <w:hideMark/>
          </w:tcPr>
          <w:p w14:paraId="5954C10E" w14:textId="77777777" w:rsidR="002E6C0C" w:rsidRPr="002E6C0C" w:rsidRDefault="002E6C0C" w:rsidP="002E6C0C">
            <w:pPr>
              <w:spacing w:after="0"/>
              <w:jc w:val="center"/>
              <w:rPr>
                <w:color w:val="000000"/>
                <w:sz w:val="24"/>
                <w:szCs w:val="24"/>
              </w:rPr>
            </w:pPr>
            <w:r w:rsidRPr="002E6C0C">
              <w:rPr>
                <w:color w:val="000000"/>
                <w:sz w:val="24"/>
                <w:szCs w:val="24"/>
              </w:rPr>
              <w:t>13.10</w:t>
            </w:r>
          </w:p>
        </w:tc>
      </w:tr>
      <w:tr w:rsidR="002E6C0C" w:rsidRPr="002E6C0C" w14:paraId="0A92E503" w14:textId="77777777" w:rsidTr="002E6C0C">
        <w:trPr>
          <w:trHeight w:val="296"/>
        </w:trPr>
        <w:tc>
          <w:tcPr>
            <w:tcW w:w="1718" w:type="dxa"/>
            <w:tcBorders>
              <w:top w:val="nil"/>
              <w:left w:val="nil"/>
              <w:bottom w:val="nil"/>
              <w:right w:val="nil"/>
            </w:tcBorders>
            <w:shd w:val="clear" w:color="auto" w:fill="auto"/>
            <w:noWrap/>
            <w:vAlign w:val="bottom"/>
            <w:hideMark/>
          </w:tcPr>
          <w:p w14:paraId="5F786767" w14:textId="77777777" w:rsidR="002E6C0C" w:rsidRPr="002E6C0C" w:rsidRDefault="002E6C0C" w:rsidP="002E6C0C">
            <w:pPr>
              <w:spacing w:after="0"/>
              <w:jc w:val="left"/>
              <w:rPr>
                <w:color w:val="000000"/>
                <w:sz w:val="24"/>
                <w:szCs w:val="24"/>
              </w:rPr>
            </w:pPr>
            <w:r w:rsidRPr="002E6C0C">
              <w:rPr>
                <w:color w:val="000000"/>
                <w:sz w:val="24"/>
                <w:szCs w:val="24"/>
              </w:rPr>
              <w:t>q_twl</w:t>
            </w:r>
          </w:p>
        </w:tc>
        <w:tc>
          <w:tcPr>
            <w:tcW w:w="1549" w:type="dxa"/>
            <w:tcBorders>
              <w:top w:val="nil"/>
              <w:left w:val="nil"/>
              <w:bottom w:val="nil"/>
              <w:right w:val="nil"/>
            </w:tcBorders>
            <w:shd w:val="clear" w:color="auto" w:fill="auto"/>
            <w:noWrap/>
            <w:vAlign w:val="bottom"/>
            <w:hideMark/>
          </w:tcPr>
          <w:p w14:paraId="2923BEC0" w14:textId="77777777" w:rsidR="002E6C0C" w:rsidRPr="002E6C0C" w:rsidRDefault="002E6C0C" w:rsidP="002E6C0C">
            <w:pPr>
              <w:spacing w:after="0"/>
              <w:jc w:val="center"/>
              <w:rPr>
                <w:color w:val="000000"/>
                <w:sz w:val="24"/>
                <w:szCs w:val="24"/>
              </w:rPr>
            </w:pPr>
            <w:r w:rsidRPr="002E6C0C">
              <w:rPr>
                <w:color w:val="000000"/>
                <w:sz w:val="24"/>
                <w:szCs w:val="24"/>
              </w:rPr>
              <w:t>1.08</w:t>
            </w:r>
          </w:p>
        </w:tc>
        <w:tc>
          <w:tcPr>
            <w:tcW w:w="1549" w:type="dxa"/>
            <w:tcBorders>
              <w:top w:val="nil"/>
              <w:left w:val="nil"/>
              <w:bottom w:val="nil"/>
              <w:right w:val="nil"/>
            </w:tcBorders>
            <w:shd w:val="clear" w:color="auto" w:fill="auto"/>
            <w:noWrap/>
            <w:vAlign w:val="bottom"/>
            <w:hideMark/>
          </w:tcPr>
          <w:p w14:paraId="5B59878B" w14:textId="77777777" w:rsidR="002E6C0C" w:rsidRPr="002E6C0C" w:rsidRDefault="002E6C0C" w:rsidP="002E6C0C">
            <w:pPr>
              <w:spacing w:after="0"/>
              <w:jc w:val="center"/>
              <w:rPr>
                <w:color w:val="000000"/>
                <w:sz w:val="24"/>
                <w:szCs w:val="24"/>
              </w:rPr>
            </w:pPr>
            <w:r w:rsidRPr="002E6C0C">
              <w:rPr>
                <w:color w:val="000000"/>
                <w:sz w:val="24"/>
                <w:szCs w:val="24"/>
              </w:rPr>
              <w:t>1.07</w:t>
            </w:r>
          </w:p>
        </w:tc>
        <w:tc>
          <w:tcPr>
            <w:tcW w:w="1300" w:type="dxa"/>
            <w:tcBorders>
              <w:top w:val="nil"/>
              <w:left w:val="nil"/>
              <w:bottom w:val="nil"/>
              <w:right w:val="nil"/>
            </w:tcBorders>
            <w:shd w:val="clear" w:color="auto" w:fill="auto"/>
            <w:noWrap/>
            <w:vAlign w:val="bottom"/>
            <w:hideMark/>
          </w:tcPr>
          <w:p w14:paraId="14B1B764" w14:textId="77777777" w:rsidR="002E6C0C" w:rsidRPr="002E6C0C" w:rsidRDefault="002E6C0C" w:rsidP="002E6C0C">
            <w:pPr>
              <w:spacing w:after="0"/>
              <w:jc w:val="center"/>
              <w:rPr>
                <w:color w:val="000000"/>
                <w:sz w:val="24"/>
                <w:szCs w:val="24"/>
              </w:rPr>
            </w:pPr>
            <w:r w:rsidRPr="002E6C0C">
              <w:rPr>
                <w:color w:val="000000"/>
                <w:sz w:val="24"/>
                <w:szCs w:val="24"/>
              </w:rPr>
              <w:t>1.19</w:t>
            </w:r>
          </w:p>
        </w:tc>
        <w:tc>
          <w:tcPr>
            <w:tcW w:w="1331" w:type="dxa"/>
            <w:tcBorders>
              <w:top w:val="nil"/>
              <w:left w:val="nil"/>
              <w:bottom w:val="nil"/>
              <w:right w:val="nil"/>
            </w:tcBorders>
            <w:shd w:val="clear" w:color="auto" w:fill="auto"/>
            <w:noWrap/>
            <w:vAlign w:val="bottom"/>
            <w:hideMark/>
          </w:tcPr>
          <w:p w14:paraId="00D52D48" w14:textId="77777777" w:rsidR="002E6C0C" w:rsidRPr="002E6C0C" w:rsidRDefault="002E6C0C" w:rsidP="002E6C0C">
            <w:pPr>
              <w:spacing w:after="0"/>
              <w:jc w:val="center"/>
              <w:rPr>
                <w:color w:val="000000"/>
                <w:sz w:val="24"/>
                <w:szCs w:val="24"/>
              </w:rPr>
            </w:pPr>
            <w:r w:rsidRPr="002E6C0C">
              <w:rPr>
                <w:color w:val="000000"/>
                <w:sz w:val="24"/>
                <w:szCs w:val="24"/>
              </w:rPr>
              <w:t>1.23</w:t>
            </w:r>
          </w:p>
        </w:tc>
        <w:tc>
          <w:tcPr>
            <w:tcW w:w="1936" w:type="dxa"/>
            <w:tcBorders>
              <w:top w:val="nil"/>
              <w:left w:val="nil"/>
              <w:bottom w:val="nil"/>
              <w:right w:val="nil"/>
            </w:tcBorders>
            <w:shd w:val="clear" w:color="auto" w:fill="auto"/>
            <w:noWrap/>
            <w:vAlign w:val="bottom"/>
            <w:hideMark/>
          </w:tcPr>
          <w:p w14:paraId="0D36CE3E" w14:textId="77777777" w:rsidR="002E6C0C" w:rsidRPr="002E6C0C" w:rsidRDefault="002E6C0C" w:rsidP="002E6C0C">
            <w:pPr>
              <w:spacing w:after="0"/>
              <w:jc w:val="center"/>
              <w:rPr>
                <w:color w:val="000000"/>
                <w:sz w:val="24"/>
                <w:szCs w:val="24"/>
              </w:rPr>
            </w:pPr>
            <w:r w:rsidRPr="002E6C0C">
              <w:rPr>
                <w:color w:val="000000"/>
                <w:sz w:val="24"/>
                <w:szCs w:val="24"/>
              </w:rPr>
              <w:t>1.16</w:t>
            </w:r>
          </w:p>
        </w:tc>
      </w:tr>
      <w:tr w:rsidR="002E6C0C" w:rsidRPr="002E6C0C" w14:paraId="5FF472B7" w14:textId="77777777" w:rsidTr="002E6C0C">
        <w:trPr>
          <w:trHeight w:val="296"/>
        </w:trPr>
        <w:tc>
          <w:tcPr>
            <w:tcW w:w="1718" w:type="dxa"/>
            <w:tcBorders>
              <w:top w:val="nil"/>
              <w:left w:val="nil"/>
              <w:right w:val="nil"/>
            </w:tcBorders>
            <w:shd w:val="clear" w:color="auto" w:fill="auto"/>
            <w:noWrap/>
            <w:vAlign w:val="bottom"/>
            <w:hideMark/>
          </w:tcPr>
          <w:p w14:paraId="406863D1" w14:textId="77777777" w:rsidR="002E6C0C" w:rsidRPr="002E6C0C" w:rsidRDefault="002E6C0C" w:rsidP="002E6C0C">
            <w:pPr>
              <w:spacing w:after="0"/>
              <w:jc w:val="left"/>
              <w:rPr>
                <w:color w:val="000000"/>
                <w:sz w:val="24"/>
                <w:szCs w:val="24"/>
              </w:rPr>
            </w:pPr>
            <w:r w:rsidRPr="002E6C0C">
              <w:rPr>
                <w:color w:val="000000"/>
                <w:sz w:val="24"/>
                <w:szCs w:val="24"/>
              </w:rPr>
              <w:t>q_ll</w:t>
            </w:r>
          </w:p>
        </w:tc>
        <w:tc>
          <w:tcPr>
            <w:tcW w:w="1549" w:type="dxa"/>
            <w:tcBorders>
              <w:top w:val="nil"/>
              <w:left w:val="nil"/>
              <w:right w:val="nil"/>
            </w:tcBorders>
            <w:shd w:val="clear" w:color="auto" w:fill="auto"/>
            <w:noWrap/>
            <w:vAlign w:val="bottom"/>
            <w:hideMark/>
          </w:tcPr>
          <w:p w14:paraId="7FCA2233" w14:textId="77777777" w:rsidR="002E6C0C" w:rsidRPr="002E6C0C" w:rsidRDefault="002E6C0C" w:rsidP="002E6C0C">
            <w:pPr>
              <w:spacing w:after="0"/>
              <w:jc w:val="center"/>
              <w:rPr>
                <w:color w:val="000000"/>
                <w:sz w:val="24"/>
                <w:szCs w:val="24"/>
              </w:rPr>
            </w:pPr>
            <w:r w:rsidRPr="002E6C0C">
              <w:rPr>
                <w:color w:val="000000"/>
                <w:sz w:val="24"/>
                <w:szCs w:val="24"/>
              </w:rPr>
              <w:t>1.06</w:t>
            </w:r>
          </w:p>
        </w:tc>
        <w:tc>
          <w:tcPr>
            <w:tcW w:w="1549" w:type="dxa"/>
            <w:tcBorders>
              <w:top w:val="nil"/>
              <w:left w:val="nil"/>
              <w:right w:val="nil"/>
            </w:tcBorders>
            <w:shd w:val="clear" w:color="auto" w:fill="auto"/>
            <w:noWrap/>
            <w:vAlign w:val="bottom"/>
            <w:hideMark/>
          </w:tcPr>
          <w:p w14:paraId="088EFBD0" w14:textId="77777777" w:rsidR="002E6C0C" w:rsidRPr="002E6C0C" w:rsidRDefault="002E6C0C" w:rsidP="002E6C0C">
            <w:pPr>
              <w:spacing w:after="0"/>
              <w:jc w:val="center"/>
              <w:rPr>
                <w:color w:val="000000"/>
                <w:sz w:val="24"/>
                <w:szCs w:val="24"/>
              </w:rPr>
            </w:pPr>
            <w:r w:rsidRPr="002E6C0C">
              <w:rPr>
                <w:color w:val="000000"/>
                <w:sz w:val="24"/>
                <w:szCs w:val="24"/>
              </w:rPr>
              <w:t>1.06</w:t>
            </w:r>
          </w:p>
        </w:tc>
        <w:tc>
          <w:tcPr>
            <w:tcW w:w="1300" w:type="dxa"/>
            <w:tcBorders>
              <w:top w:val="nil"/>
              <w:left w:val="nil"/>
              <w:right w:val="nil"/>
            </w:tcBorders>
            <w:shd w:val="clear" w:color="auto" w:fill="auto"/>
            <w:noWrap/>
            <w:vAlign w:val="bottom"/>
            <w:hideMark/>
          </w:tcPr>
          <w:p w14:paraId="705F02A6" w14:textId="77777777" w:rsidR="002E6C0C" w:rsidRPr="002E6C0C" w:rsidRDefault="002E6C0C" w:rsidP="002E6C0C">
            <w:pPr>
              <w:spacing w:after="0"/>
              <w:jc w:val="center"/>
              <w:rPr>
                <w:color w:val="000000"/>
                <w:sz w:val="24"/>
                <w:szCs w:val="24"/>
              </w:rPr>
            </w:pPr>
            <w:r w:rsidRPr="002E6C0C">
              <w:rPr>
                <w:color w:val="000000"/>
                <w:sz w:val="24"/>
                <w:szCs w:val="24"/>
              </w:rPr>
              <w:t>1.08</w:t>
            </w:r>
          </w:p>
        </w:tc>
        <w:tc>
          <w:tcPr>
            <w:tcW w:w="1331" w:type="dxa"/>
            <w:tcBorders>
              <w:top w:val="nil"/>
              <w:left w:val="nil"/>
              <w:right w:val="nil"/>
            </w:tcBorders>
            <w:shd w:val="clear" w:color="auto" w:fill="auto"/>
            <w:noWrap/>
            <w:vAlign w:val="bottom"/>
            <w:hideMark/>
          </w:tcPr>
          <w:p w14:paraId="07F57AF7" w14:textId="77777777" w:rsidR="002E6C0C" w:rsidRPr="002E6C0C" w:rsidRDefault="002E6C0C" w:rsidP="002E6C0C">
            <w:pPr>
              <w:spacing w:after="0"/>
              <w:jc w:val="center"/>
              <w:rPr>
                <w:color w:val="000000"/>
                <w:sz w:val="24"/>
                <w:szCs w:val="24"/>
              </w:rPr>
            </w:pPr>
            <w:r w:rsidRPr="002E6C0C">
              <w:rPr>
                <w:color w:val="000000"/>
                <w:sz w:val="24"/>
                <w:szCs w:val="24"/>
              </w:rPr>
              <w:t>1.11</w:t>
            </w:r>
          </w:p>
        </w:tc>
        <w:tc>
          <w:tcPr>
            <w:tcW w:w="1936" w:type="dxa"/>
            <w:tcBorders>
              <w:top w:val="nil"/>
              <w:left w:val="nil"/>
              <w:right w:val="nil"/>
            </w:tcBorders>
            <w:shd w:val="clear" w:color="auto" w:fill="auto"/>
            <w:noWrap/>
            <w:vAlign w:val="bottom"/>
            <w:hideMark/>
          </w:tcPr>
          <w:p w14:paraId="6F7B157E" w14:textId="77777777" w:rsidR="002E6C0C" w:rsidRPr="002E6C0C" w:rsidRDefault="002E6C0C" w:rsidP="002E6C0C">
            <w:pPr>
              <w:spacing w:after="0"/>
              <w:jc w:val="center"/>
              <w:rPr>
                <w:color w:val="000000"/>
                <w:sz w:val="24"/>
                <w:szCs w:val="24"/>
              </w:rPr>
            </w:pPr>
            <w:r w:rsidRPr="002E6C0C">
              <w:rPr>
                <w:color w:val="000000"/>
                <w:sz w:val="24"/>
                <w:szCs w:val="24"/>
              </w:rPr>
              <w:t>1.07</w:t>
            </w:r>
          </w:p>
        </w:tc>
      </w:tr>
      <w:tr w:rsidR="002E6C0C" w:rsidRPr="002E6C0C" w14:paraId="0A49FE10"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3FE1BEB5" w14:textId="77777777" w:rsidR="002E6C0C" w:rsidRPr="002E6C0C" w:rsidRDefault="002E6C0C" w:rsidP="002E6C0C">
            <w:pPr>
              <w:spacing w:after="0"/>
              <w:jc w:val="left"/>
              <w:rPr>
                <w:color w:val="000000"/>
                <w:sz w:val="24"/>
                <w:szCs w:val="24"/>
              </w:rPr>
            </w:pPr>
            <w:r w:rsidRPr="002E6C0C">
              <w:rPr>
                <w:color w:val="000000"/>
                <w:sz w:val="24"/>
                <w:szCs w:val="24"/>
              </w:rPr>
              <w:t>q_llenv</w:t>
            </w:r>
          </w:p>
        </w:tc>
        <w:tc>
          <w:tcPr>
            <w:tcW w:w="1549" w:type="dxa"/>
            <w:tcBorders>
              <w:top w:val="nil"/>
              <w:left w:val="nil"/>
              <w:bottom w:val="single" w:sz="4" w:space="0" w:color="auto"/>
              <w:right w:val="nil"/>
            </w:tcBorders>
            <w:shd w:val="clear" w:color="auto" w:fill="auto"/>
            <w:noWrap/>
            <w:vAlign w:val="bottom"/>
            <w:hideMark/>
          </w:tcPr>
          <w:p w14:paraId="525DF2A1" w14:textId="77777777" w:rsidR="002E6C0C" w:rsidRPr="002E6C0C" w:rsidRDefault="002E6C0C" w:rsidP="002E6C0C">
            <w:pPr>
              <w:spacing w:after="0"/>
              <w:jc w:val="center"/>
              <w:rPr>
                <w:color w:val="000000"/>
                <w:sz w:val="24"/>
                <w:szCs w:val="24"/>
              </w:rPr>
            </w:pPr>
            <w:r w:rsidRPr="002E6C0C">
              <w:rPr>
                <w:color w:val="000000"/>
                <w:sz w:val="24"/>
                <w:szCs w:val="24"/>
              </w:rPr>
              <w:t>1.42</w:t>
            </w:r>
          </w:p>
        </w:tc>
        <w:tc>
          <w:tcPr>
            <w:tcW w:w="1549" w:type="dxa"/>
            <w:tcBorders>
              <w:top w:val="nil"/>
              <w:left w:val="nil"/>
              <w:bottom w:val="single" w:sz="4" w:space="0" w:color="auto"/>
              <w:right w:val="nil"/>
            </w:tcBorders>
            <w:shd w:val="clear" w:color="auto" w:fill="auto"/>
            <w:noWrap/>
            <w:vAlign w:val="bottom"/>
            <w:hideMark/>
          </w:tcPr>
          <w:p w14:paraId="7931F243" w14:textId="77777777" w:rsidR="002E6C0C" w:rsidRPr="002E6C0C" w:rsidRDefault="002E6C0C" w:rsidP="002E6C0C">
            <w:pPr>
              <w:spacing w:after="0"/>
              <w:jc w:val="center"/>
              <w:rPr>
                <w:color w:val="000000"/>
                <w:sz w:val="24"/>
                <w:szCs w:val="24"/>
              </w:rPr>
            </w:pPr>
            <w:r w:rsidRPr="002E6C0C">
              <w:rPr>
                <w:color w:val="000000"/>
                <w:sz w:val="24"/>
                <w:szCs w:val="24"/>
              </w:rPr>
              <w:t>1.46</w:t>
            </w:r>
          </w:p>
        </w:tc>
        <w:tc>
          <w:tcPr>
            <w:tcW w:w="1300" w:type="dxa"/>
            <w:tcBorders>
              <w:top w:val="nil"/>
              <w:left w:val="nil"/>
              <w:bottom w:val="single" w:sz="4" w:space="0" w:color="auto"/>
              <w:right w:val="nil"/>
            </w:tcBorders>
            <w:shd w:val="clear" w:color="auto" w:fill="auto"/>
            <w:noWrap/>
            <w:vAlign w:val="bottom"/>
            <w:hideMark/>
          </w:tcPr>
          <w:p w14:paraId="0C27E423" w14:textId="77777777" w:rsidR="002E6C0C" w:rsidRPr="002E6C0C" w:rsidRDefault="002E6C0C" w:rsidP="002E6C0C">
            <w:pPr>
              <w:spacing w:after="0"/>
              <w:jc w:val="center"/>
              <w:rPr>
                <w:color w:val="000000"/>
                <w:sz w:val="24"/>
                <w:szCs w:val="24"/>
              </w:rPr>
            </w:pPr>
            <w:r w:rsidRPr="002E6C0C">
              <w:rPr>
                <w:color w:val="000000"/>
                <w:sz w:val="24"/>
                <w:szCs w:val="24"/>
              </w:rPr>
              <w:t>1.28</w:t>
            </w:r>
          </w:p>
        </w:tc>
        <w:tc>
          <w:tcPr>
            <w:tcW w:w="1331" w:type="dxa"/>
            <w:tcBorders>
              <w:top w:val="nil"/>
              <w:left w:val="nil"/>
              <w:bottom w:val="single" w:sz="4" w:space="0" w:color="auto"/>
              <w:right w:val="nil"/>
            </w:tcBorders>
            <w:shd w:val="clear" w:color="auto" w:fill="auto"/>
            <w:noWrap/>
            <w:vAlign w:val="bottom"/>
            <w:hideMark/>
          </w:tcPr>
          <w:p w14:paraId="7167C67D" w14:textId="77777777" w:rsidR="002E6C0C" w:rsidRPr="002E6C0C" w:rsidRDefault="002E6C0C" w:rsidP="002E6C0C">
            <w:pPr>
              <w:spacing w:after="0"/>
              <w:jc w:val="center"/>
              <w:rPr>
                <w:color w:val="000000"/>
                <w:sz w:val="24"/>
                <w:szCs w:val="24"/>
              </w:rPr>
            </w:pPr>
            <w:r w:rsidRPr="002E6C0C">
              <w:rPr>
                <w:color w:val="000000"/>
                <w:sz w:val="24"/>
                <w:szCs w:val="24"/>
              </w:rPr>
              <w:t>1.14</w:t>
            </w:r>
          </w:p>
        </w:tc>
        <w:tc>
          <w:tcPr>
            <w:tcW w:w="1936" w:type="dxa"/>
            <w:tcBorders>
              <w:top w:val="nil"/>
              <w:left w:val="nil"/>
              <w:bottom w:val="single" w:sz="4" w:space="0" w:color="auto"/>
              <w:right w:val="nil"/>
            </w:tcBorders>
            <w:shd w:val="clear" w:color="auto" w:fill="auto"/>
            <w:noWrap/>
            <w:vAlign w:val="bottom"/>
            <w:hideMark/>
          </w:tcPr>
          <w:p w14:paraId="353696F5" w14:textId="77777777" w:rsidR="002E6C0C" w:rsidRPr="002E6C0C" w:rsidRDefault="002E6C0C" w:rsidP="002E6C0C">
            <w:pPr>
              <w:spacing w:after="0"/>
              <w:jc w:val="center"/>
              <w:rPr>
                <w:color w:val="000000"/>
                <w:sz w:val="24"/>
                <w:szCs w:val="24"/>
              </w:rPr>
            </w:pPr>
            <w:r w:rsidRPr="002E6C0C">
              <w:rPr>
                <w:color w:val="000000"/>
                <w:sz w:val="24"/>
                <w:szCs w:val="24"/>
              </w:rPr>
              <w:t>1.37</w:t>
            </w:r>
          </w:p>
        </w:tc>
      </w:tr>
    </w:tbl>
    <w:p w14:paraId="46F81780" w14:textId="125E70C3" w:rsidR="00425C84" w:rsidRDefault="00425C84" w:rsidP="00FE0BE7">
      <w:pPr>
        <w:jc w:val="left"/>
        <w:rPr>
          <w:sz w:val="24"/>
          <w:szCs w:val="24"/>
        </w:rPr>
      </w:pPr>
    </w:p>
    <w:p w14:paraId="4C189F76" w14:textId="337E445E" w:rsidR="00520707" w:rsidRDefault="00520707" w:rsidP="00FE0BE7">
      <w:pPr>
        <w:jc w:val="left"/>
        <w:rPr>
          <w:sz w:val="24"/>
          <w:szCs w:val="24"/>
        </w:rPr>
      </w:pPr>
      <w:r>
        <w:rPr>
          <w:sz w:val="24"/>
          <w:szCs w:val="24"/>
        </w:rPr>
        <w:t>Table 7. Apportionment estimates for 2023 with coefficient of variation (CV) since 2019 from the REMA model when using only the AFSC bottom trawl survey compared to variants using both the AFSC bottom trawl survey and longline survey.</w:t>
      </w:r>
    </w:p>
    <w:tbl>
      <w:tblPr>
        <w:tblW w:w="8911" w:type="dxa"/>
        <w:tblLook w:val="04A0" w:firstRow="1" w:lastRow="0" w:firstColumn="1" w:lastColumn="0" w:noHBand="0" w:noVBand="1"/>
      </w:tblPr>
      <w:tblGrid>
        <w:gridCol w:w="3664"/>
        <w:gridCol w:w="1016"/>
        <w:gridCol w:w="936"/>
        <w:gridCol w:w="923"/>
        <w:gridCol w:w="870"/>
        <w:gridCol w:w="936"/>
        <w:gridCol w:w="866"/>
      </w:tblGrid>
      <w:tr w:rsidR="00520707" w:rsidRPr="00520707" w14:paraId="0FCC9F22"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066C6908" w14:textId="77777777" w:rsidR="00520707" w:rsidRPr="00520707" w:rsidRDefault="00520707" w:rsidP="00520707">
            <w:pPr>
              <w:spacing w:after="0"/>
              <w:jc w:val="left"/>
              <w:rPr>
                <w:color w:val="000000"/>
                <w:sz w:val="24"/>
                <w:szCs w:val="24"/>
              </w:rPr>
            </w:pPr>
            <w:r w:rsidRPr="00520707">
              <w:rPr>
                <w:color w:val="000000"/>
                <w:sz w:val="24"/>
                <w:szCs w:val="24"/>
              </w:rPr>
              <w:t>Model</w:t>
            </w:r>
          </w:p>
        </w:tc>
        <w:tc>
          <w:tcPr>
            <w:tcW w:w="917" w:type="dxa"/>
            <w:tcBorders>
              <w:top w:val="nil"/>
              <w:left w:val="nil"/>
              <w:bottom w:val="single" w:sz="4" w:space="0" w:color="auto"/>
              <w:right w:val="nil"/>
            </w:tcBorders>
            <w:shd w:val="clear" w:color="auto" w:fill="auto"/>
            <w:noWrap/>
            <w:vAlign w:val="center"/>
            <w:hideMark/>
          </w:tcPr>
          <w:p w14:paraId="0805F91A" w14:textId="77777777" w:rsidR="00520707" w:rsidRPr="00520707" w:rsidRDefault="00520707" w:rsidP="00520707">
            <w:pPr>
              <w:spacing w:after="0"/>
              <w:jc w:val="center"/>
              <w:rPr>
                <w:color w:val="000000"/>
                <w:sz w:val="24"/>
                <w:szCs w:val="24"/>
              </w:rPr>
            </w:pPr>
            <w:r w:rsidRPr="00520707">
              <w:rPr>
                <w:color w:val="000000"/>
                <w:sz w:val="24"/>
                <w:szCs w:val="24"/>
              </w:rPr>
              <w:t>Western</w:t>
            </w:r>
          </w:p>
        </w:tc>
        <w:tc>
          <w:tcPr>
            <w:tcW w:w="866" w:type="dxa"/>
            <w:tcBorders>
              <w:top w:val="nil"/>
              <w:left w:val="nil"/>
              <w:bottom w:val="single" w:sz="4" w:space="0" w:color="auto"/>
              <w:right w:val="nil"/>
            </w:tcBorders>
            <w:shd w:val="clear" w:color="auto" w:fill="auto"/>
            <w:noWrap/>
            <w:vAlign w:val="center"/>
            <w:hideMark/>
          </w:tcPr>
          <w:p w14:paraId="68321FD4" w14:textId="77777777" w:rsidR="00520707" w:rsidRPr="00520707" w:rsidRDefault="00520707" w:rsidP="00520707">
            <w:pPr>
              <w:spacing w:after="0"/>
              <w:jc w:val="center"/>
              <w:rPr>
                <w:color w:val="000000"/>
                <w:sz w:val="24"/>
                <w:szCs w:val="24"/>
              </w:rPr>
            </w:pPr>
            <w:r w:rsidRPr="00520707">
              <w:rPr>
                <w:color w:val="000000"/>
                <w:sz w:val="24"/>
                <w:szCs w:val="24"/>
              </w:rPr>
              <w:t>CV[W]</w:t>
            </w:r>
          </w:p>
        </w:tc>
        <w:tc>
          <w:tcPr>
            <w:tcW w:w="866" w:type="dxa"/>
            <w:tcBorders>
              <w:top w:val="nil"/>
              <w:left w:val="nil"/>
              <w:bottom w:val="single" w:sz="4" w:space="0" w:color="auto"/>
              <w:right w:val="nil"/>
            </w:tcBorders>
            <w:shd w:val="clear" w:color="auto" w:fill="auto"/>
            <w:noWrap/>
            <w:vAlign w:val="center"/>
            <w:hideMark/>
          </w:tcPr>
          <w:p w14:paraId="65FBE97F" w14:textId="77777777" w:rsidR="00520707" w:rsidRPr="00520707" w:rsidRDefault="00520707" w:rsidP="00520707">
            <w:pPr>
              <w:spacing w:after="0"/>
              <w:jc w:val="center"/>
              <w:rPr>
                <w:color w:val="000000"/>
                <w:sz w:val="24"/>
                <w:szCs w:val="24"/>
              </w:rPr>
            </w:pPr>
            <w:r w:rsidRPr="00520707">
              <w:rPr>
                <w:color w:val="000000"/>
                <w:sz w:val="24"/>
                <w:szCs w:val="24"/>
              </w:rPr>
              <w:t>Central</w:t>
            </w:r>
          </w:p>
        </w:tc>
        <w:tc>
          <w:tcPr>
            <w:tcW w:w="866" w:type="dxa"/>
            <w:tcBorders>
              <w:top w:val="nil"/>
              <w:left w:val="nil"/>
              <w:bottom w:val="single" w:sz="4" w:space="0" w:color="auto"/>
              <w:right w:val="nil"/>
            </w:tcBorders>
            <w:shd w:val="clear" w:color="auto" w:fill="auto"/>
            <w:noWrap/>
            <w:vAlign w:val="center"/>
            <w:hideMark/>
          </w:tcPr>
          <w:p w14:paraId="0C39930B" w14:textId="77777777" w:rsidR="00520707" w:rsidRPr="00520707" w:rsidRDefault="00520707" w:rsidP="00520707">
            <w:pPr>
              <w:spacing w:after="0"/>
              <w:jc w:val="center"/>
              <w:rPr>
                <w:color w:val="000000"/>
                <w:sz w:val="24"/>
                <w:szCs w:val="24"/>
              </w:rPr>
            </w:pPr>
            <w:r w:rsidRPr="00520707">
              <w:rPr>
                <w:color w:val="000000"/>
                <w:sz w:val="24"/>
                <w:szCs w:val="24"/>
              </w:rPr>
              <w:t>CV[C]</w:t>
            </w:r>
          </w:p>
        </w:tc>
        <w:tc>
          <w:tcPr>
            <w:tcW w:w="866" w:type="dxa"/>
            <w:tcBorders>
              <w:top w:val="nil"/>
              <w:left w:val="nil"/>
              <w:bottom w:val="single" w:sz="4" w:space="0" w:color="auto"/>
              <w:right w:val="nil"/>
            </w:tcBorders>
            <w:shd w:val="clear" w:color="auto" w:fill="auto"/>
            <w:noWrap/>
            <w:vAlign w:val="center"/>
            <w:hideMark/>
          </w:tcPr>
          <w:p w14:paraId="17CAC1AC" w14:textId="77777777" w:rsidR="00520707" w:rsidRPr="00520707" w:rsidRDefault="00520707" w:rsidP="00520707">
            <w:pPr>
              <w:spacing w:after="0"/>
              <w:jc w:val="center"/>
              <w:rPr>
                <w:color w:val="000000"/>
                <w:sz w:val="24"/>
                <w:szCs w:val="24"/>
              </w:rPr>
            </w:pPr>
            <w:r w:rsidRPr="00520707">
              <w:rPr>
                <w:color w:val="000000"/>
                <w:sz w:val="24"/>
                <w:szCs w:val="24"/>
              </w:rPr>
              <w:t>Eastern</w:t>
            </w:r>
          </w:p>
        </w:tc>
        <w:tc>
          <w:tcPr>
            <w:tcW w:w="866" w:type="dxa"/>
            <w:tcBorders>
              <w:top w:val="nil"/>
              <w:left w:val="nil"/>
              <w:bottom w:val="single" w:sz="4" w:space="0" w:color="auto"/>
              <w:right w:val="nil"/>
            </w:tcBorders>
            <w:shd w:val="clear" w:color="auto" w:fill="auto"/>
            <w:noWrap/>
            <w:vAlign w:val="center"/>
            <w:hideMark/>
          </w:tcPr>
          <w:p w14:paraId="5874B18F" w14:textId="77777777" w:rsidR="00520707" w:rsidRPr="00520707" w:rsidRDefault="00520707" w:rsidP="00520707">
            <w:pPr>
              <w:spacing w:after="0"/>
              <w:jc w:val="center"/>
              <w:rPr>
                <w:color w:val="000000"/>
                <w:sz w:val="24"/>
                <w:szCs w:val="24"/>
              </w:rPr>
            </w:pPr>
            <w:r w:rsidRPr="00520707">
              <w:rPr>
                <w:color w:val="000000"/>
                <w:sz w:val="24"/>
                <w:szCs w:val="24"/>
              </w:rPr>
              <w:t>CV[E]</w:t>
            </w:r>
          </w:p>
        </w:tc>
      </w:tr>
      <w:tr w:rsidR="00520707" w:rsidRPr="00520707" w14:paraId="4D8CA790" w14:textId="77777777" w:rsidTr="00520707">
        <w:trPr>
          <w:trHeight w:val="258"/>
        </w:trPr>
        <w:tc>
          <w:tcPr>
            <w:tcW w:w="3664" w:type="dxa"/>
            <w:tcBorders>
              <w:top w:val="single" w:sz="4" w:space="0" w:color="auto"/>
              <w:left w:val="nil"/>
              <w:bottom w:val="nil"/>
              <w:right w:val="nil"/>
            </w:tcBorders>
            <w:shd w:val="clear" w:color="auto" w:fill="auto"/>
            <w:noWrap/>
            <w:vAlign w:val="bottom"/>
            <w:hideMark/>
          </w:tcPr>
          <w:p w14:paraId="38018935" w14:textId="77777777" w:rsidR="00520707" w:rsidRPr="00520707" w:rsidRDefault="00520707" w:rsidP="00520707">
            <w:pPr>
              <w:spacing w:after="0"/>
              <w:jc w:val="left"/>
              <w:rPr>
                <w:color w:val="000000"/>
                <w:sz w:val="24"/>
                <w:szCs w:val="24"/>
              </w:rPr>
            </w:pPr>
            <w:r w:rsidRPr="00520707">
              <w:rPr>
                <w:color w:val="000000"/>
                <w:sz w:val="24"/>
                <w:szCs w:val="24"/>
              </w:rPr>
              <w:t>pcod trawl survey</w:t>
            </w:r>
          </w:p>
        </w:tc>
        <w:tc>
          <w:tcPr>
            <w:tcW w:w="917" w:type="dxa"/>
            <w:tcBorders>
              <w:top w:val="single" w:sz="4" w:space="0" w:color="auto"/>
              <w:left w:val="nil"/>
              <w:bottom w:val="nil"/>
              <w:right w:val="nil"/>
            </w:tcBorders>
            <w:shd w:val="clear" w:color="auto" w:fill="auto"/>
            <w:noWrap/>
            <w:vAlign w:val="center"/>
            <w:hideMark/>
          </w:tcPr>
          <w:p w14:paraId="2DF99663" w14:textId="77777777" w:rsidR="00520707" w:rsidRPr="00520707" w:rsidRDefault="00520707" w:rsidP="00520707">
            <w:pPr>
              <w:spacing w:after="0"/>
              <w:jc w:val="center"/>
              <w:rPr>
                <w:color w:val="000000"/>
                <w:sz w:val="24"/>
                <w:szCs w:val="24"/>
              </w:rPr>
            </w:pPr>
            <w:r w:rsidRPr="00520707">
              <w:rPr>
                <w:color w:val="000000"/>
                <w:sz w:val="24"/>
                <w:szCs w:val="24"/>
              </w:rPr>
              <w:t>27.1%</w:t>
            </w:r>
          </w:p>
        </w:tc>
        <w:tc>
          <w:tcPr>
            <w:tcW w:w="866" w:type="dxa"/>
            <w:tcBorders>
              <w:top w:val="single" w:sz="4" w:space="0" w:color="auto"/>
              <w:left w:val="nil"/>
              <w:bottom w:val="nil"/>
              <w:right w:val="nil"/>
            </w:tcBorders>
            <w:shd w:val="clear" w:color="auto" w:fill="auto"/>
            <w:noWrap/>
            <w:vAlign w:val="center"/>
            <w:hideMark/>
          </w:tcPr>
          <w:p w14:paraId="5B0B2F87" w14:textId="77777777" w:rsidR="00520707" w:rsidRPr="00520707" w:rsidRDefault="00520707" w:rsidP="00520707">
            <w:pPr>
              <w:spacing w:after="0"/>
              <w:jc w:val="center"/>
              <w:rPr>
                <w:color w:val="000000"/>
                <w:sz w:val="24"/>
                <w:szCs w:val="24"/>
              </w:rPr>
            </w:pPr>
            <w:r w:rsidRPr="00520707">
              <w:rPr>
                <w:color w:val="000000"/>
                <w:sz w:val="24"/>
                <w:szCs w:val="24"/>
              </w:rPr>
              <w:t>8.9%</w:t>
            </w:r>
          </w:p>
        </w:tc>
        <w:tc>
          <w:tcPr>
            <w:tcW w:w="866" w:type="dxa"/>
            <w:tcBorders>
              <w:top w:val="single" w:sz="4" w:space="0" w:color="auto"/>
              <w:left w:val="nil"/>
              <w:bottom w:val="nil"/>
              <w:right w:val="nil"/>
            </w:tcBorders>
            <w:shd w:val="clear" w:color="auto" w:fill="auto"/>
            <w:noWrap/>
            <w:vAlign w:val="center"/>
            <w:hideMark/>
          </w:tcPr>
          <w:p w14:paraId="572B2688" w14:textId="77777777" w:rsidR="00520707" w:rsidRPr="00520707" w:rsidRDefault="00520707" w:rsidP="00520707">
            <w:pPr>
              <w:spacing w:after="0"/>
              <w:jc w:val="center"/>
              <w:rPr>
                <w:color w:val="000000"/>
                <w:sz w:val="24"/>
                <w:szCs w:val="24"/>
              </w:rPr>
            </w:pPr>
            <w:r w:rsidRPr="00520707">
              <w:rPr>
                <w:color w:val="000000"/>
                <w:sz w:val="24"/>
                <w:szCs w:val="24"/>
              </w:rPr>
              <w:t>63.8%</w:t>
            </w:r>
          </w:p>
        </w:tc>
        <w:tc>
          <w:tcPr>
            <w:tcW w:w="866" w:type="dxa"/>
            <w:tcBorders>
              <w:top w:val="single" w:sz="4" w:space="0" w:color="auto"/>
              <w:left w:val="nil"/>
              <w:bottom w:val="nil"/>
              <w:right w:val="nil"/>
            </w:tcBorders>
            <w:shd w:val="clear" w:color="auto" w:fill="auto"/>
            <w:noWrap/>
            <w:vAlign w:val="center"/>
            <w:hideMark/>
          </w:tcPr>
          <w:p w14:paraId="2D721D1A" w14:textId="77777777" w:rsidR="00520707" w:rsidRPr="00520707" w:rsidRDefault="00520707" w:rsidP="00520707">
            <w:pPr>
              <w:spacing w:after="0"/>
              <w:jc w:val="center"/>
              <w:rPr>
                <w:color w:val="000000"/>
                <w:sz w:val="24"/>
                <w:szCs w:val="24"/>
              </w:rPr>
            </w:pPr>
            <w:r w:rsidRPr="00520707">
              <w:rPr>
                <w:color w:val="000000"/>
                <w:sz w:val="24"/>
                <w:szCs w:val="24"/>
              </w:rPr>
              <w:t>5.4%</w:t>
            </w:r>
          </w:p>
        </w:tc>
        <w:tc>
          <w:tcPr>
            <w:tcW w:w="866" w:type="dxa"/>
            <w:tcBorders>
              <w:top w:val="single" w:sz="4" w:space="0" w:color="auto"/>
              <w:left w:val="nil"/>
              <w:bottom w:val="nil"/>
              <w:right w:val="nil"/>
            </w:tcBorders>
            <w:shd w:val="clear" w:color="auto" w:fill="auto"/>
            <w:noWrap/>
            <w:vAlign w:val="center"/>
            <w:hideMark/>
          </w:tcPr>
          <w:p w14:paraId="0DD3454A" w14:textId="77777777" w:rsidR="00520707" w:rsidRPr="00520707" w:rsidRDefault="00520707" w:rsidP="00520707">
            <w:pPr>
              <w:spacing w:after="0"/>
              <w:jc w:val="center"/>
              <w:rPr>
                <w:color w:val="000000"/>
                <w:sz w:val="24"/>
                <w:szCs w:val="24"/>
              </w:rPr>
            </w:pPr>
            <w:r w:rsidRPr="00520707">
              <w:rPr>
                <w:color w:val="000000"/>
                <w:sz w:val="24"/>
                <w:szCs w:val="24"/>
              </w:rPr>
              <w:t>9.1%</w:t>
            </w:r>
          </w:p>
        </w:tc>
        <w:tc>
          <w:tcPr>
            <w:tcW w:w="866" w:type="dxa"/>
            <w:tcBorders>
              <w:top w:val="single" w:sz="4" w:space="0" w:color="auto"/>
              <w:left w:val="nil"/>
              <w:bottom w:val="nil"/>
              <w:right w:val="nil"/>
            </w:tcBorders>
            <w:shd w:val="clear" w:color="auto" w:fill="auto"/>
            <w:noWrap/>
            <w:vAlign w:val="center"/>
            <w:hideMark/>
          </w:tcPr>
          <w:p w14:paraId="7D15EF5C" w14:textId="77777777" w:rsidR="00520707" w:rsidRPr="00520707" w:rsidRDefault="00520707" w:rsidP="00520707">
            <w:pPr>
              <w:spacing w:after="0"/>
              <w:jc w:val="center"/>
              <w:rPr>
                <w:color w:val="000000"/>
                <w:sz w:val="24"/>
                <w:szCs w:val="24"/>
              </w:rPr>
            </w:pPr>
            <w:r w:rsidRPr="00520707">
              <w:rPr>
                <w:color w:val="000000"/>
                <w:sz w:val="24"/>
                <w:szCs w:val="24"/>
              </w:rPr>
              <w:t>11.3%</w:t>
            </w:r>
          </w:p>
        </w:tc>
      </w:tr>
      <w:tr w:rsidR="00520707" w:rsidRPr="00520707" w14:paraId="5B4B0074" w14:textId="77777777" w:rsidTr="00520707">
        <w:trPr>
          <w:trHeight w:val="258"/>
        </w:trPr>
        <w:tc>
          <w:tcPr>
            <w:tcW w:w="3664" w:type="dxa"/>
            <w:tcBorders>
              <w:top w:val="nil"/>
              <w:left w:val="nil"/>
              <w:bottom w:val="nil"/>
              <w:right w:val="nil"/>
            </w:tcBorders>
            <w:shd w:val="clear" w:color="auto" w:fill="auto"/>
            <w:noWrap/>
            <w:vAlign w:val="bottom"/>
            <w:hideMark/>
          </w:tcPr>
          <w:p w14:paraId="280524FE" w14:textId="77777777" w:rsidR="00520707" w:rsidRPr="00520707" w:rsidRDefault="00520707" w:rsidP="00520707">
            <w:pPr>
              <w:spacing w:after="0"/>
              <w:jc w:val="left"/>
              <w:rPr>
                <w:color w:val="000000"/>
                <w:sz w:val="24"/>
                <w:szCs w:val="24"/>
              </w:rPr>
            </w:pPr>
            <w:r w:rsidRPr="00520707">
              <w:rPr>
                <w:color w:val="000000"/>
                <w:sz w:val="24"/>
                <w:szCs w:val="24"/>
              </w:rPr>
              <w:t>pcod multi survey, extra ll cv; pe1q3</w:t>
            </w:r>
          </w:p>
        </w:tc>
        <w:tc>
          <w:tcPr>
            <w:tcW w:w="917" w:type="dxa"/>
            <w:tcBorders>
              <w:top w:val="nil"/>
              <w:left w:val="nil"/>
              <w:bottom w:val="nil"/>
              <w:right w:val="nil"/>
            </w:tcBorders>
            <w:shd w:val="clear" w:color="auto" w:fill="auto"/>
            <w:noWrap/>
            <w:vAlign w:val="center"/>
            <w:hideMark/>
          </w:tcPr>
          <w:p w14:paraId="6868EA67" w14:textId="77777777" w:rsidR="00520707" w:rsidRPr="00520707" w:rsidRDefault="00520707" w:rsidP="00520707">
            <w:pPr>
              <w:spacing w:after="0"/>
              <w:jc w:val="center"/>
              <w:rPr>
                <w:color w:val="000000"/>
                <w:sz w:val="24"/>
                <w:szCs w:val="24"/>
              </w:rPr>
            </w:pPr>
            <w:r w:rsidRPr="00520707">
              <w:rPr>
                <w:color w:val="000000"/>
                <w:sz w:val="24"/>
                <w:szCs w:val="24"/>
              </w:rPr>
              <w:t>27.6%</w:t>
            </w:r>
          </w:p>
        </w:tc>
        <w:tc>
          <w:tcPr>
            <w:tcW w:w="866" w:type="dxa"/>
            <w:tcBorders>
              <w:top w:val="nil"/>
              <w:left w:val="nil"/>
              <w:bottom w:val="nil"/>
              <w:right w:val="nil"/>
            </w:tcBorders>
            <w:shd w:val="clear" w:color="auto" w:fill="auto"/>
            <w:noWrap/>
            <w:vAlign w:val="center"/>
            <w:hideMark/>
          </w:tcPr>
          <w:p w14:paraId="1BF57239" w14:textId="77777777" w:rsidR="00520707" w:rsidRPr="00520707" w:rsidRDefault="00520707" w:rsidP="00520707">
            <w:pPr>
              <w:spacing w:after="0"/>
              <w:jc w:val="center"/>
              <w:rPr>
                <w:color w:val="000000"/>
                <w:sz w:val="24"/>
                <w:szCs w:val="24"/>
              </w:rPr>
            </w:pPr>
            <w:r w:rsidRPr="00520707">
              <w:rPr>
                <w:color w:val="000000"/>
                <w:sz w:val="24"/>
                <w:szCs w:val="24"/>
              </w:rPr>
              <w:t>11.3%</w:t>
            </w:r>
          </w:p>
        </w:tc>
        <w:tc>
          <w:tcPr>
            <w:tcW w:w="866" w:type="dxa"/>
            <w:tcBorders>
              <w:top w:val="nil"/>
              <w:left w:val="nil"/>
              <w:bottom w:val="nil"/>
              <w:right w:val="nil"/>
            </w:tcBorders>
            <w:shd w:val="clear" w:color="auto" w:fill="auto"/>
            <w:noWrap/>
            <w:vAlign w:val="center"/>
            <w:hideMark/>
          </w:tcPr>
          <w:p w14:paraId="322BB166" w14:textId="77777777" w:rsidR="00520707" w:rsidRPr="00520707" w:rsidRDefault="00520707" w:rsidP="00520707">
            <w:pPr>
              <w:spacing w:after="0"/>
              <w:jc w:val="center"/>
              <w:rPr>
                <w:color w:val="000000"/>
                <w:sz w:val="24"/>
                <w:szCs w:val="24"/>
              </w:rPr>
            </w:pPr>
            <w:r w:rsidRPr="00520707">
              <w:rPr>
                <w:color w:val="000000"/>
                <w:sz w:val="24"/>
                <w:szCs w:val="24"/>
              </w:rPr>
              <w:t>62.8%</w:t>
            </w:r>
          </w:p>
        </w:tc>
        <w:tc>
          <w:tcPr>
            <w:tcW w:w="866" w:type="dxa"/>
            <w:tcBorders>
              <w:top w:val="nil"/>
              <w:left w:val="nil"/>
              <w:bottom w:val="nil"/>
              <w:right w:val="nil"/>
            </w:tcBorders>
            <w:shd w:val="clear" w:color="auto" w:fill="auto"/>
            <w:noWrap/>
            <w:vAlign w:val="center"/>
            <w:hideMark/>
          </w:tcPr>
          <w:p w14:paraId="514174D7"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nil"/>
              <w:right w:val="nil"/>
            </w:tcBorders>
            <w:shd w:val="clear" w:color="auto" w:fill="auto"/>
            <w:noWrap/>
            <w:vAlign w:val="center"/>
            <w:hideMark/>
          </w:tcPr>
          <w:p w14:paraId="572C2D54" w14:textId="77777777" w:rsidR="00520707" w:rsidRPr="00520707" w:rsidRDefault="00520707" w:rsidP="00520707">
            <w:pPr>
              <w:spacing w:after="0"/>
              <w:jc w:val="center"/>
              <w:rPr>
                <w:color w:val="000000"/>
                <w:sz w:val="24"/>
                <w:szCs w:val="24"/>
              </w:rPr>
            </w:pPr>
            <w:r w:rsidRPr="00520707">
              <w:rPr>
                <w:color w:val="000000"/>
                <w:sz w:val="24"/>
                <w:szCs w:val="24"/>
              </w:rPr>
              <w:t>9.5%</w:t>
            </w:r>
          </w:p>
        </w:tc>
        <w:tc>
          <w:tcPr>
            <w:tcW w:w="866" w:type="dxa"/>
            <w:tcBorders>
              <w:top w:val="nil"/>
              <w:left w:val="nil"/>
              <w:bottom w:val="nil"/>
              <w:right w:val="nil"/>
            </w:tcBorders>
            <w:shd w:val="clear" w:color="auto" w:fill="auto"/>
            <w:noWrap/>
            <w:vAlign w:val="center"/>
            <w:hideMark/>
          </w:tcPr>
          <w:p w14:paraId="54D3C575" w14:textId="77777777" w:rsidR="00520707" w:rsidRPr="00520707" w:rsidRDefault="00520707" w:rsidP="00520707">
            <w:pPr>
              <w:spacing w:after="0"/>
              <w:jc w:val="center"/>
              <w:rPr>
                <w:color w:val="000000"/>
                <w:sz w:val="24"/>
                <w:szCs w:val="24"/>
              </w:rPr>
            </w:pPr>
            <w:r w:rsidRPr="00520707">
              <w:rPr>
                <w:color w:val="000000"/>
                <w:sz w:val="24"/>
                <w:szCs w:val="24"/>
              </w:rPr>
              <w:t>16.9%</w:t>
            </w:r>
          </w:p>
        </w:tc>
      </w:tr>
      <w:tr w:rsidR="00520707" w:rsidRPr="00520707" w14:paraId="731D53A2" w14:textId="77777777" w:rsidTr="00520707">
        <w:trPr>
          <w:trHeight w:val="258"/>
        </w:trPr>
        <w:tc>
          <w:tcPr>
            <w:tcW w:w="3664" w:type="dxa"/>
            <w:tcBorders>
              <w:top w:val="nil"/>
              <w:left w:val="nil"/>
              <w:bottom w:val="nil"/>
              <w:right w:val="nil"/>
            </w:tcBorders>
            <w:shd w:val="clear" w:color="auto" w:fill="auto"/>
            <w:noWrap/>
            <w:vAlign w:val="bottom"/>
            <w:hideMark/>
          </w:tcPr>
          <w:p w14:paraId="675D5202" w14:textId="77777777" w:rsidR="00520707" w:rsidRPr="00520707" w:rsidRDefault="00520707" w:rsidP="00520707">
            <w:pPr>
              <w:spacing w:after="0"/>
              <w:jc w:val="left"/>
              <w:rPr>
                <w:color w:val="000000"/>
                <w:sz w:val="24"/>
                <w:szCs w:val="24"/>
              </w:rPr>
            </w:pPr>
            <w:r w:rsidRPr="00520707">
              <w:rPr>
                <w:color w:val="000000"/>
                <w:sz w:val="24"/>
                <w:szCs w:val="24"/>
              </w:rPr>
              <w:t>pcod multi survey, extra twl cv; pe1q3</w:t>
            </w:r>
          </w:p>
        </w:tc>
        <w:tc>
          <w:tcPr>
            <w:tcW w:w="917" w:type="dxa"/>
            <w:tcBorders>
              <w:top w:val="nil"/>
              <w:left w:val="nil"/>
              <w:bottom w:val="nil"/>
              <w:right w:val="nil"/>
            </w:tcBorders>
            <w:shd w:val="clear" w:color="auto" w:fill="auto"/>
            <w:noWrap/>
            <w:vAlign w:val="center"/>
            <w:hideMark/>
          </w:tcPr>
          <w:p w14:paraId="021FF7D6" w14:textId="77777777" w:rsidR="00520707" w:rsidRPr="00520707" w:rsidRDefault="00520707" w:rsidP="00520707">
            <w:pPr>
              <w:spacing w:after="0"/>
              <w:jc w:val="center"/>
              <w:rPr>
                <w:color w:val="000000"/>
                <w:sz w:val="24"/>
                <w:szCs w:val="24"/>
              </w:rPr>
            </w:pPr>
            <w:r w:rsidRPr="00520707">
              <w:rPr>
                <w:color w:val="000000"/>
                <w:sz w:val="24"/>
                <w:szCs w:val="24"/>
              </w:rPr>
              <w:t>28.9%</w:t>
            </w:r>
          </w:p>
        </w:tc>
        <w:tc>
          <w:tcPr>
            <w:tcW w:w="866" w:type="dxa"/>
            <w:tcBorders>
              <w:top w:val="nil"/>
              <w:left w:val="nil"/>
              <w:bottom w:val="nil"/>
              <w:right w:val="nil"/>
            </w:tcBorders>
            <w:shd w:val="clear" w:color="auto" w:fill="auto"/>
            <w:noWrap/>
            <w:vAlign w:val="center"/>
            <w:hideMark/>
          </w:tcPr>
          <w:p w14:paraId="1F738FCE" w14:textId="77777777" w:rsidR="00520707" w:rsidRPr="00520707" w:rsidRDefault="00520707" w:rsidP="00520707">
            <w:pPr>
              <w:spacing w:after="0"/>
              <w:jc w:val="center"/>
              <w:rPr>
                <w:color w:val="000000"/>
                <w:sz w:val="24"/>
                <w:szCs w:val="24"/>
              </w:rPr>
            </w:pPr>
            <w:r w:rsidRPr="00520707">
              <w:rPr>
                <w:color w:val="000000"/>
                <w:sz w:val="24"/>
                <w:szCs w:val="24"/>
              </w:rPr>
              <w:t>20.7%</w:t>
            </w:r>
          </w:p>
        </w:tc>
        <w:tc>
          <w:tcPr>
            <w:tcW w:w="866" w:type="dxa"/>
            <w:tcBorders>
              <w:top w:val="nil"/>
              <w:left w:val="nil"/>
              <w:bottom w:val="nil"/>
              <w:right w:val="nil"/>
            </w:tcBorders>
            <w:shd w:val="clear" w:color="auto" w:fill="auto"/>
            <w:noWrap/>
            <w:vAlign w:val="center"/>
            <w:hideMark/>
          </w:tcPr>
          <w:p w14:paraId="2F609B1F" w14:textId="77777777" w:rsidR="00520707" w:rsidRPr="00520707" w:rsidRDefault="00520707" w:rsidP="00520707">
            <w:pPr>
              <w:spacing w:after="0"/>
              <w:jc w:val="center"/>
              <w:rPr>
                <w:color w:val="000000"/>
                <w:sz w:val="24"/>
                <w:szCs w:val="24"/>
              </w:rPr>
            </w:pPr>
            <w:r w:rsidRPr="00520707">
              <w:rPr>
                <w:color w:val="000000"/>
                <w:sz w:val="24"/>
                <w:szCs w:val="24"/>
              </w:rPr>
              <w:t>59.7%</w:t>
            </w:r>
          </w:p>
        </w:tc>
        <w:tc>
          <w:tcPr>
            <w:tcW w:w="866" w:type="dxa"/>
            <w:tcBorders>
              <w:top w:val="nil"/>
              <w:left w:val="nil"/>
              <w:bottom w:val="nil"/>
              <w:right w:val="nil"/>
            </w:tcBorders>
            <w:shd w:val="clear" w:color="auto" w:fill="auto"/>
            <w:noWrap/>
            <w:vAlign w:val="center"/>
            <w:hideMark/>
          </w:tcPr>
          <w:p w14:paraId="282BB11B" w14:textId="77777777" w:rsidR="00520707" w:rsidRPr="00520707" w:rsidRDefault="00520707" w:rsidP="00520707">
            <w:pPr>
              <w:spacing w:after="0"/>
              <w:jc w:val="center"/>
              <w:rPr>
                <w:color w:val="000000"/>
                <w:sz w:val="24"/>
                <w:szCs w:val="24"/>
              </w:rPr>
            </w:pPr>
            <w:r w:rsidRPr="00520707">
              <w:rPr>
                <w:color w:val="000000"/>
                <w:sz w:val="24"/>
                <w:szCs w:val="24"/>
              </w:rPr>
              <w:t>14.8%</w:t>
            </w:r>
          </w:p>
        </w:tc>
        <w:tc>
          <w:tcPr>
            <w:tcW w:w="866" w:type="dxa"/>
            <w:tcBorders>
              <w:top w:val="nil"/>
              <w:left w:val="nil"/>
              <w:bottom w:val="nil"/>
              <w:right w:val="nil"/>
            </w:tcBorders>
            <w:shd w:val="clear" w:color="auto" w:fill="auto"/>
            <w:noWrap/>
            <w:vAlign w:val="center"/>
            <w:hideMark/>
          </w:tcPr>
          <w:p w14:paraId="2F361F2B" w14:textId="77777777" w:rsidR="00520707" w:rsidRPr="00520707" w:rsidRDefault="00520707" w:rsidP="00520707">
            <w:pPr>
              <w:spacing w:after="0"/>
              <w:jc w:val="center"/>
              <w:rPr>
                <w:color w:val="000000"/>
                <w:sz w:val="24"/>
                <w:szCs w:val="24"/>
              </w:rPr>
            </w:pPr>
            <w:r w:rsidRPr="00520707">
              <w:rPr>
                <w:color w:val="000000"/>
                <w:sz w:val="24"/>
                <w:szCs w:val="24"/>
              </w:rPr>
              <w:t>11.4%</w:t>
            </w:r>
          </w:p>
        </w:tc>
        <w:tc>
          <w:tcPr>
            <w:tcW w:w="866" w:type="dxa"/>
            <w:tcBorders>
              <w:top w:val="nil"/>
              <w:left w:val="nil"/>
              <w:bottom w:val="nil"/>
              <w:right w:val="nil"/>
            </w:tcBorders>
            <w:shd w:val="clear" w:color="auto" w:fill="auto"/>
            <w:noWrap/>
            <w:vAlign w:val="center"/>
            <w:hideMark/>
          </w:tcPr>
          <w:p w14:paraId="4A567D9A" w14:textId="77777777" w:rsidR="00520707" w:rsidRPr="00520707" w:rsidRDefault="00520707" w:rsidP="00520707">
            <w:pPr>
              <w:spacing w:after="0"/>
              <w:jc w:val="center"/>
              <w:rPr>
                <w:color w:val="000000"/>
                <w:sz w:val="24"/>
                <w:szCs w:val="24"/>
              </w:rPr>
            </w:pPr>
            <w:r w:rsidRPr="00520707">
              <w:rPr>
                <w:color w:val="000000"/>
                <w:sz w:val="24"/>
                <w:szCs w:val="24"/>
              </w:rPr>
              <w:t>25.8%</w:t>
            </w:r>
          </w:p>
        </w:tc>
      </w:tr>
      <w:tr w:rsidR="00520707" w:rsidRPr="00520707" w14:paraId="259CEC11" w14:textId="77777777" w:rsidTr="00520707">
        <w:trPr>
          <w:trHeight w:val="258"/>
        </w:trPr>
        <w:tc>
          <w:tcPr>
            <w:tcW w:w="3664" w:type="dxa"/>
            <w:tcBorders>
              <w:top w:val="nil"/>
              <w:left w:val="nil"/>
              <w:right w:val="nil"/>
            </w:tcBorders>
            <w:shd w:val="clear" w:color="auto" w:fill="auto"/>
            <w:noWrap/>
            <w:vAlign w:val="bottom"/>
            <w:hideMark/>
          </w:tcPr>
          <w:p w14:paraId="471E741F" w14:textId="77777777" w:rsidR="00520707" w:rsidRPr="00520707" w:rsidRDefault="00520707" w:rsidP="00520707">
            <w:pPr>
              <w:spacing w:after="0"/>
              <w:jc w:val="left"/>
              <w:rPr>
                <w:color w:val="000000"/>
                <w:sz w:val="24"/>
                <w:szCs w:val="24"/>
              </w:rPr>
            </w:pPr>
            <w:r w:rsidRPr="00520707">
              <w:rPr>
                <w:color w:val="000000"/>
                <w:sz w:val="24"/>
                <w:szCs w:val="24"/>
              </w:rPr>
              <w:t>pcod multi survey, extra twl &amp; ll cv; pe1q3</w:t>
            </w:r>
          </w:p>
        </w:tc>
        <w:tc>
          <w:tcPr>
            <w:tcW w:w="917" w:type="dxa"/>
            <w:tcBorders>
              <w:top w:val="nil"/>
              <w:left w:val="nil"/>
              <w:right w:val="nil"/>
            </w:tcBorders>
            <w:shd w:val="clear" w:color="auto" w:fill="auto"/>
            <w:noWrap/>
            <w:vAlign w:val="center"/>
            <w:hideMark/>
          </w:tcPr>
          <w:p w14:paraId="7659B648" w14:textId="77777777" w:rsidR="00520707" w:rsidRPr="00520707" w:rsidRDefault="00520707" w:rsidP="00520707">
            <w:pPr>
              <w:spacing w:after="0"/>
              <w:jc w:val="center"/>
              <w:rPr>
                <w:color w:val="000000"/>
                <w:sz w:val="24"/>
                <w:szCs w:val="24"/>
              </w:rPr>
            </w:pPr>
            <w:r w:rsidRPr="00520707">
              <w:rPr>
                <w:color w:val="000000"/>
                <w:sz w:val="24"/>
                <w:szCs w:val="24"/>
              </w:rPr>
              <w:t>29.1%</w:t>
            </w:r>
          </w:p>
        </w:tc>
        <w:tc>
          <w:tcPr>
            <w:tcW w:w="866" w:type="dxa"/>
            <w:tcBorders>
              <w:top w:val="nil"/>
              <w:left w:val="nil"/>
              <w:right w:val="nil"/>
            </w:tcBorders>
            <w:shd w:val="clear" w:color="auto" w:fill="auto"/>
            <w:noWrap/>
            <w:vAlign w:val="center"/>
            <w:hideMark/>
          </w:tcPr>
          <w:p w14:paraId="6AB2CD02" w14:textId="77777777" w:rsidR="00520707" w:rsidRPr="00520707" w:rsidRDefault="00520707" w:rsidP="00520707">
            <w:pPr>
              <w:spacing w:after="0"/>
              <w:jc w:val="center"/>
              <w:rPr>
                <w:color w:val="000000"/>
                <w:sz w:val="24"/>
                <w:szCs w:val="24"/>
              </w:rPr>
            </w:pPr>
            <w:r w:rsidRPr="00520707">
              <w:rPr>
                <w:color w:val="000000"/>
                <w:sz w:val="24"/>
                <w:szCs w:val="24"/>
              </w:rPr>
              <w:t>15.1%</w:t>
            </w:r>
          </w:p>
        </w:tc>
        <w:tc>
          <w:tcPr>
            <w:tcW w:w="866" w:type="dxa"/>
            <w:tcBorders>
              <w:top w:val="nil"/>
              <w:left w:val="nil"/>
              <w:right w:val="nil"/>
            </w:tcBorders>
            <w:shd w:val="clear" w:color="auto" w:fill="auto"/>
            <w:noWrap/>
            <w:vAlign w:val="center"/>
            <w:hideMark/>
          </w:tcPr>
          <w:p w14:paraId="686FB272" w14:textId="77777777" w:rsidR="00520707" w:rsidRPr="00520707" w:rsidRDefault="00520707" w:rsidP="00520707">
            <w:pPr>
              <w:spacing w:after="0"/>
              <w:jc w:val="center"/>
              <w:rPr>
                <w:color w:val="000000"/>
                <w:sz w:val="24"/>
                <w:szCs w:val="24"/>
              </w:rPr>
            </w:pPr>
            <w:r w:rsidRPr="00520707">
              <w:rPr>
                <w:color w:val="000000"/>
                <w:sz w:val="24"/>
                <w:szCs w:val="24"/>
              </w:rPr>
              <w:t>60.0%</w:t>
            </w:r>
          </w:p>
        </w:tc>
        <w:tc>
          <w:tcPr>
            <w:tcW w:w="866" w:type="dxa"/>
            <w:tcBorders>
              <w:top w:val="nil"/>
              <w:left w:val="nil"/>
              <w:right w:val="nil"/>
            </w:tcBorders>
            <w:shd w:val="clear" w:color="auto" w:fill="auto"/>
            <w:noWrap/>
            <w:vAlign w:val="center"/>
            <w:hideMark/>
          </w:tcPr>
          <w:p w14:paraId="201DAEC3"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DC61F2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4A69488" w14:textId="77777777" w:rsidR="00520707" w:rsidRPr="00520707" w:rsidRDefault="00520707" w:rsidP="00520707">
            <w:pPr>
              <w:spacing w:after="0"/>
              <w:jc w:val="center"/>
              <w:rPr>
                <w:color w:val="000000"/>
                <w:sz w:val="24"/>
                <w:szCs w:val="24"/>
              </w:rPr>
            </w:pPr>
            <w:r w:rsidRPr="00520707">
              <w:rPr>
                <w:color w:val="000000"/>
                <w:sz w:val="24"/>
                <w:szCs w:val="24"/>
              </w:rPr>
              <w:t>23.3%</w:t>
            </w:r>
          </w:p>
        </w:tc>
      </w:tr>
      <w:tr w:rsidR="00520707" w:rsidRPr="00520707" w14:paraId="0E25A6CE"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101906AB" w14:textId="77777777" w:rsidR="00520707" w:rsidRPr="00520707" w:rsidRDefault="00520707" w:rsidP="00520707">
            <w:pPr>
              <w:spacing w:after="0"/>
              <w:jc w:val="left"/>
              <w:rPr>
                <w:color w:val="000000"/>
                <w:sz w:val="24"/>
                <w:szCs w:val="24"/>
              </w:rPr>
            </w:pPr>
            <w:r w:rsidRPr="00520707">
              <w:rPr>
                <w:color w:val="000000"/>
                <w:sz w:val="24"/>
                <w:szCs w:val="24"/>
              </w:rPr>
              <w:t>pcod multi survey, extra ll cv; pe3q3</w:t>
            </w:r>
          </w:p>
        </w:tc>
        <w:tc>
          <w:tcPr>
            <w:tcW w:w="917" w:type="dxa"/>
            <w:tcBorders>
              <w:top w:val="nil"/>
              <w:left w:val="nil"/>
              <w:bottom w:val="single" w:sz="4" w:space="0" w:color="auto"/>
              <w:right w:val="nil"/>
            </w:tcBorders>
            <w:shd w:val="clear" w:color="auto" w:fill="auto"/>
            <w:noWrap/>
            <w:vAlign w:val="center"/>
            <w:hideMark/>
          </w:tcPr>
          <w:p w14:paraId="2B219455" w14:textId="77777777" w:rsidR="00520707" w:rsidRPr="00520707" w:rsidRDefault="00520707" w:rsidP="00520707">
            <w:pPr>
              <w:spacing w:after="0"/>
              <w:jc w:val="center"/>
              <w:rPr>
                <w:color w:val="000000"/>
                <w:sz w:val="24"/>
                <w:szCs w:val="24"/>
              </w:rPr>
            </w:pPr>
            <w:r w:rsidRPr="00520707">
              <w:rPr>
                <w:color w:val="000000"/>
                <w:sz w:val="24"/>
                <w:szCs w:val="24"/>
              </w:rPr>
              <w:t>27.5%</w:t>
            </w:r>
          </w:p>
        </w:tc>
        <w:tc>
          <w:tcPr>
            <w:tcW w:w="866" w:type="dxa"/>
            <w:tcBorders>
              <w:top w:val="nil"/>
              <w:left w:val="nil"/>
              <w:bottom w:val="single" w:sz="4" w:space="0" w:color="auto"/>
              <w:right w:val="nil"/>
            </w:tcBorders>
            <w:shd w:val="clear" w:color="auto" w:fill="auto"/>
            <w:noWrap/>
            <w:vAlign w:val="center"/>
            <w:hideMark/>
          </w:tcPr>
          <w:p w14:paraId="42443BE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bottom w:val="single" w:sz="4" w:space="0" w:color="auto"/>
              <w:right w:val="nil"/>
            </w:tcBorders>
            <w:shd w:val="clear" w:color="auto" w:fill="auto"/>
            <w:noWrap/>
            <w:vAlign w:val="center"/>
            <w:hideMark/>
          </w:tcPr>
          <w:p w14:paraId="4EBBABAB" w14:textId="77777777" w:rsidR="00520707" w:rsidRPr="00520707" w:rsidRDefault="00520707" w:rsidP="00520707">
            <w:pPr>
              <w:spacing w:after="0"/>
              <w:jc w:val="center"/>
              <w:rPr>
                <w:color w:val="000000"/>
                <w:sz w:val="24"/>
                <w:szCs w:val="24"/>
              </w:rPr>
            </w:pPr>
            <w:r w:rsidRPr="00520707">
              <w:rPr>
                <w:color w:val="000000"/>
                <w:sz w:val="24"/>
                <w:szCs w:val="24"/>
              </w:rPr>
              <w:t>62.7%</w:t>
            </w:r>
          </w:p>
        </w:tc>
        <w:tc>
          <w:tcPr>
            <w:tcW w:w="866" w:type="dxa"/>
            <w:tcBorders>
              <w:top w:val="nil"/>
              <w:left w:val="nil"/>
              <w:bottom w:val="single" w:sz="4" w:space="0" w:color="auto"/>
              <w:right w:val="nil"/>
            </w:tcBorders>
            <w:shd w:val="clear" w:color="auto" w:fill="auto"/>
            <w:noWrap/>
            <w:vAlign w:val="center"/>
            <w:hideMark/>
          </w:tcPr>
          <w:p w14:paraId="10B59E49"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single" w:sz="4" w:space="0" w:color="auto"/>
              <w:right w:val="nil"/>
            </w:tcBorders>
            <w:shd w:val="clear" w:color="auto" w:fill="auto"/>
            <w:noWrap/>
            <w:vAlign w:val="center"/>
            <w:hideMark/>
          </w:tcPr>
          <w:p w14:paraId="2285FDDC" w14:textId="77777777" w:rsidR="00520707" w:rsidRPr="00520707" w:rsidRDefault="00520707" w:rsidP="00520707">
            <w:pPr>
              <w:spacing w:after="0"/>
              <w:jc w:val="center"/>
              <w:rPr>
                <w:color w:val="000000"/>
                <w:sz w:val="24"/>
                <w:szCs w:val="24"/>
              </w:rPr>
            </w:pPr>
            <w:r w:rsidRPr="00520707">
              <w:rPr>
                <w:color w:val="000000"/>
                <w:sz w:val="24"/>
                <w:szCs w:val="24"/>
              </w:rPr>
              <w:t>9.8%</w:t>
            </w:r>
          </w:p>
        </w:tc>
        <w:tc>
          <w:tcPr>
            <w:tcW w:w="866" w:type="dxa"/>
            <w:tcBorders>
              <w:top w:val="nil"/>
              <w:left w:val="nil"/>
              <w:bottom w:val="single" w:sz="4" w:space="0" w:color="auto"/>
              <w:right w:val="nil"/>
            </w:tcBorders>
            <w:shd w:val="clear" w:color="auto" w:fill="auto"/>
            <w:noWrap/>
            <w:vAlign w:val="center"/>
            <w:hideMark/>
          </w:tcPr>
          <w:p w14:paraId="0968A243" w14:textId="77777777" w:rsidR="00520707" w:rsidRPr="00520707" w:rsidRDefault="00520707" w:rsidP="00520707">
            <w:pPr>
              <w:spacing w:after="0"/>
              <w:jc w:val="center"/>
              <w:rPr>
                <w:color w:val="000000"/>
                <w:sz w:val="24"/>
                <w:szCs w:val="24"/>
              </w:rPr>
            </w:pPr>
            <w:r w:rsidRPr="00520707">
              <w:rPr>
                <w:color w:val="000000"/>
                <w:sz w:val="24"/>
                <w:szCs w:val="24"/>
              </w:rPr>
              <w:t>18.8%</w:t>
            </w:r>
          </w:p>
        </w:tc>
      </w:tr>
    </w:tbl>
    <w:p w14:paraId="76F31B0D" w14:textId="77777777" w:rsidR="00520707" w:rsidRPr="00425C84" w:rsidRDefault="00520707" w:rsidP="00FE0BE7">
      <w:pPr>
        <w:jc w:val="left"/>
        <w:rPr>
          <w:sz w:val="24"/>
          <w:szCs w:val="24"/>
        </w:rPr>
      </w:pPr>
    </w:p>
    <w:p w14:paraId="780A02B7" w14:textId="18B9D3F8" w:rsidR="00FE0BE7" w:rsidRDefault="00FE0BE7">
      <w:r>
        <w:br w:type="page"/>
      </w:r>
    </w:p>
    <w:p w14:paraId="7B5A9F93" w14:textId="77777777" w:rsidR="00FE0BE7" w:rsidRDefault="00FE0BE7" w:rsidP="00FE0BE7">
      <w:pPr>
        <w:pStyle w:val="Heading1"/>
        <w:pBdr>
          <w:top w:val="nil"/>
          <w:left w:val="nil"/>
          <w:bottom w:val="nil"/>
          <w:right w:val="nil"/>
          <w:between w:val="nil"/>
        </w:pBdr>
      </w:pPr>
      <w:r>
        <w:lastRenderedPageBreak/>
        <w:t>Figures</w:t>
      </w:r>
    </w:p>
    <w:p w14:paraId="2C058612" w14:textId="77777777" w:rsidR="00FE0BE7" w:rsidRPr="00FE0BE7" w:rsidRDefault="00FE0BE7" w:rsidP="00FE0BE7">
      <w:pPr>
        <w:jc w:val="left"/>
      </w:pPr>
    </w:p>
    <w:p w14:paraId="78C61525" w14:textId="611FD2FF" w:rsidR="00FE0BE7" w:rsidRPr="00711F03" w:rsidRDefault="00782B27" w:rsidP="00331328">
      <w:pPr>
        <w:jc w:val="left"/>
        <w:rPr>
          <w:sz w:val="24"/>
          <w:szCs w:val="24"/>
        </w:rPr>
      </w:pPr>
      <w:r w:rsidRPr="00782B27">
        <w:rPr>
          <w:noProof/>
          <w:sz w:val="24"/>
          <w:szCs w:val="24"/>
        </w:rPr>
        <w:drawing>
          <wp:inline distT="0" distB="0" distL="0" distR="0" wp14:anchorId="3B494587" wp14:editId="43746C6E">
            <wp:extent cx="5943600" cy="4245429"/>
            <wp:effectExtent l="0" t="0" r="0" b="3175"/>
            <wp:docPr id="2" name="Picture 2" descr="C:\AA - PH Stuff\Asmnts\goa_pcod\2024\data\ageing_error\age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data\ageing_error\age_bia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14:paraId="1F1A7B80" w14:textId="38A2BE5F" w:rsidR="0067137F" w:rsidRPr="00711F03" w:rsidRDefault="0067137F" w:rsidP="00331328">
      <w:pPr>
        <w:jc w:val="left"/>
        <w:rPr>
          <w:sz w:val="24"/>
          <w:szCs w:val="24"/>
        </w:rPr>
      </w:pPr>
      <w:r w:rsidRPr="00711F03">
        <w:rPr>
          <w:sz w:val="24"/>
          <w:szCs w:val="24"/>
        </w:rPr>
        <w:t xml:space="preserve">Figure 1. </w:t>
      </w:r>
      <w:r w:rsidR="00782B27">
        <w:rPr>
          <w:sz w:val="24"/>
          <w:szCs w:val="24"/>
        </w:rPr>
        <w:t xml:space="preserve">AgeingError R-package fit (blue line) to </w:t>
      </w:r>
      <w:r w:rsidR="007D0963">
        <w:rPr>
          <w:sz w:val="24"/>
          <w:szCs w:val="24"/>
        </w:rPr>
        <w:t xml:space="preserve">2018 </w:t>
      </w:r>
      <w:r w:rsidR="00782B27">
        <w:rPr>
          <w:sz w:val="24"/>
          <w:szCs w:val="24"/>
        </w:rPr>
        <w:t>ageing</w:t>
      </w:r>
      <w:r w:rsidR="007D0963">
        <w:rPr>
          <w:sz w:val="24"/>
          <w:szCs w:val="24"/>
        </w:rPr>
        <w:t xml:space="preserve"> compared to pre-2007 ageing</w:t>
      </w:r>
      <w:r w:rsidR="00260461">
        <w:rPr>
          <w:sz w:val="24"/>
          <w:szCs w:val="24"/>
        </w:rPr>
        <w:t xml:space="preserve"> (bubbles, with size indicating the number of </w:t>
      </w:r>
      <w:r w:rsidR="007D0963">
        <w:rPr>
          <w:sz w:val="24"/>
          <w:szCs w:val="24"/>
        </w:rPr>
        <w:t xml:space="preserve">times the particular age in 2018 matched the age pre-2007; </w:t>
      </w:r>
      <w:r w:rsidR="00782B27">
        <w:rPr>
          <w:sz w:val="24"/>
          <w:szCs w:val="24"/>
        </w:rPr>
        <w:t>grey line is 1-1 and shown for reference).</w:t>
      </w:r>
    </w:p>
    <w:p w14:paraId="7990FAF1" w14:textId="7557449B" w:rsidR="0067137F" w:rsidRPr="00711F03" w:rsidRDefault="001013F4" w:rsidP="00331328">
      <w:pPr>
        <w:jc w:val="left"/>
        <w:rPr>
          <w:sz w:val="24"/>
          <w:szCs w:val="24"/>
        </w:rPr>
      </w:pPr>
      <w:r w:rsidRPr="001013F4">
        <w:rPr>
          <w:noProof/>
          <w:sz w:val="24"/>
          <w:szCs w:val="24"/>
        </w:rPr>
        <w:lastRenderedPageBreak/>
        <w:drawing>
          <wp:inline distT="0" distB="0" distL="0" distR="0" wp14:anchorId="6E0114F4" wp14:editId="389DE94F">
            <wp:extent cx="5943600" cy="5943600"/>
            <wp:effectExtent l="0" t="0" r="0" b="0"/>
            <wp:docPr id="3" name="Picture 3" descr="C:\AA - PH Stuff\Asmnts\goa_pcod\2024\plots\other\lcomp_compare_p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comp_compare_pot_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F40CD49" w14:textId="4404239A" w:rsidR="0067137F" w:rsidRPr="00711F03" w:rsidRDefault="0067137F" w:rsidP="0067137F">
      <w:pPr>
        <w:jc w:val="left"/>
        <w:rPr>
          <w:sz w:val="24"/>
          <w:szCs w:val="24"/>
        </w:rPr>
      </w:pPr>
      <w:r w:rsidRPr="00711F03">
        <w:rPr>
          <w:sz w:val="24"/>
          <w:szCs w:val="24"/>
        </w:rPr>
        <w:t xml:space="preserve">Figure 2. </w:t>
      </w:r>
      <w:r w:rsidR="001013F4">
        <w:rPr>
          <w:sz w:val="24"/>
          <w:szCs w:val="24"/>
        </w:rPr>
        <w:t xml:space="preserve">2020 Pot fishery length composition </w:t>
      </w:r>
      <w:r w:rsidR="007D0963">
        <w:rPr>
          <w:sz w:val="24"/>
          <w:szCs w:val="24"/>
        </w:rPr>
        <w:t>following</w:t>
      </w:r>
      <w:r w:rsidR="001013F4">
        <w:rPr>
          <w:sz w:val="24"/>
          <w:szCs w:val="24"/>
        </w:rPr>
        <w:t xml:space="preserve"> the original method for filtering and using ADF&amp;G length frequency data (top panel), </w:t>
      </w:r>
      <w:r w:rsidR="007D0963">
        <w:rPr>
          <w:sz w:val="24"/>
          <w:szCs w:val="24"/>
        </w:rPr>
        <w:t>after removing</w:t>
      </w:r>
      <w:r w:rsidR="001013F4">
        <w:rPr>
          <w:sz w:val="24"/>
          <w:szCs w:val="24"/>
        </w:rPr>
        <w:t xml:space="preserve"> the greater than 10 lengths per haul filter (middle panel), and </w:t>
      </w:r>
      <w:r w:rsidR="007D0963">
        <w:rPr>
          <w:sz w:val="24"/>
          <w:szCs w:val="24"/>
        </w:rPr>
        <w:t xml:space="preserve">after removing the greater than 10 lengths per haul filter and </w:t>
      </w:r>
      <w:r w:rsidR="006C1F7A">
        <w:rPr>
          <w:sz w:val="24"/>
          <w:szCs w:val="24"/>
        </w:rPr>
        <w:t>merging ADF&amp;G length frequency data with federal data (bottom panel).</w:t>
      </w:r>
    </w:p>
    <w:p w14:paraId="0FFBF6BE" w14:textId="08570192" w:rsidR="0067137F" w:rsidRPr="00711F03" w:rsidRDefault="00EC31D7" w:rsidP="00331328">
      <w:pPr>
        <w:jc w:val="left"/>
        <w:rPr>
          <w:sz w:val="24"/>
          <w:szCs w:val="24"/>
        </w:rPr>
      </w:pPr>
      <w:r w:rsidRPr="00EC31D7">
        <w:rPr>
          <w:noProof/>
          <w:sz w:val="24"/>
          <w:szCs w:val="24"/>
        </w:rPr>
        <w:lastRenderedPageBreak/>
        <w:drawing>
          <wp:inline distT="0" distB="0" distL="0" distR="0" wp14:anchorId="6A6E95A4" wp14:editId="14D4C333">
            <wp:extent cx="5943600" cy="3467100"/>
            <wp:effectExtent l="0" t="0" r="0" b="0"/>
            <wp:docPr id="5" name="Picture 5" descr="C:\AA - PH Stuff\Asmnts\goa_pcod\2024\plots\other\lcomp_compare_bin_t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Asmnts\goa_pcod\2024\plots\other\lcomp_compare_bin_tsrv.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69903BA" w14:textId="1C65D840" w:rsidR="00047D84" w:rsidRPr="00711F03" w:rsidRDefault="0067137F" w:rsidP="00047D84">
      <w:pPr>
        <w:jc w:val="left"/>
        <w:rPr>
          <w:sz w:val="24"/>
          <w:szCs w:val="24"/>
        </w:rPr>
      </w:pPr>
      <w:r w:rsidRPr="00711F03">
        <w:rPr>
          <w:sz w:val="24"/>
          <w:szCs w:val="24"/>
        </w:rPr>
        <w:t xml:space="preserve">Figure 3. </w:t>
      </w:r>
      <w:r w:rsidR="00EC31D7">
        <w:rPr>
          <w:sz w:val="24"/>
          <w:szCs w:val="24"/>
        </w:rPr>
        <w:t>Recent bottom trawl survey length composition computed for 1cm (lcomp_new shown in blue), 2 cm (lcomp_new_bin2 shown in red), and 5cm (lcomp_new-bin5 shown in green) length bins.</w:t>
      </w:r>
    </w:p>
    <w:p w14:paraId="5241778E" w14:textId="462E5C51" w:rsidR="00A81834" w:rsidRPr="00711F03" w:rsidRDefault="00EA59C3" w:rsidP="00047D84">
      <w:pPr>
        <w:jc w:val="left"/>
        <w:rPr>
          <w:sz w:val="24"/>
          <w:szCs w:val="24"/>
        </w:rPr>
      </w:pPr>
      <w:r w:rsidRPr="00EA59C3">
        <w:rPr>
          <w:noProof/>
          <w:sz w:val="24"/>
          <w:szCs w:val="24"/>
        </w:rPr>
        <w:lastRenderedPageBreak/>
        <w:drawing>
          <wp:inline distT="0" distB="0" distL="0" distR="0" wp14:anchorId="4F6DEFF8" wp14:editId="7B6364F9">
            <wp:extent cx="5943600" cy="4572000"/>
            <wp:effectExtent l="0" t="0" r="0" b="0"/>
            <wp:docPr id="17" name="Picture 17" descr="C:\AA - PH Stuff\Asmnts\goa_pcod\2024\rsch\output\compare\data_plots_cseries\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Asmnts\goa_pcod\2024\rsch\output\compare\data_plots_cseries\compare2_spawnbio_uncertain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B2A532E" w14:textId="2E43D9E0" w:rsidR="00EC5DFF" w:rsidRPr="00711F03" w:rsidRDefault="00EC5DFF" w:rsidP="00047D84">
      <w:pPr>
        <w:jc w:val="left"/>
        <w:rPr>
          <w:sz w:val="24"/>
          <w:szCs w:val="24"/>
        </w:rPr>
      </w:pPr>
      <w:r w:rsidRPr="00711F03">
        <w:rPr>
          <w:sz w:val="24"/>
          <w:szCs w:val="24"/>
        </w:rPr>
        <w:t xml:space="preserve">Figure 4. </w:t>
      </w:r>
      <w:r w:rsidR="003D1279">
        <w:rPr>
          <w:sz w:val="24"/>
          <w:szCs w:val="24"/>
        </w:rPr>
        <w:t>Estimated spawning biomass for the models considered in 2019.1c as compared to the 2023 assessment (2019.1b-2023) and the 2023 assessment with updated data (2019.1b-2024).</w:t>
      </w:r>
    </w:p>
    <w:p w14:paraId="2F5CBA76" w14:textId="09AF1997" w:rsidR="00EC5DFF" w:rsidRPr="00711F03" w:rsidRDefault="007D0963" w:rsidP="00047D84">
      <w:pPr>
        <w:jc w:val="left"/>
        <w:rPr>
          <w:sz w:val="24"/>
          <w:szCs w:val="24"/>
        </w:rPr>
      </w:pPr>
      <w:r w:rsidRPr="007D0963">
        <w:rPr>
          <w:noProof/>
          <w:sz w:val="24"/>
          <w:szCs w:val="24"/>
        </w:rPr>
        <w:lastRenderedPageBreak/>
        <w:drawing>
          <wp:inline distT="0" distB="0" distL="0" distR="0" wp14:anchorId="41EEC1CB" wp14:editId="72FFB27C">
            <wp:extent cx="5943600" cy="4572000"/>
            <wp:effectExtent l="0" t="0" r="0" b="0"/>
            <wp:docPr id="1" name="Picture 1" descr="C:\AA - PH Stuff\Asmnts\goa_pcod\2024\rsch\output\compare\data_plots\bcd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rsch\output\compare\data_plots\bcdcompare2_spawnbio_uncertain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0777721" w14:textId="782EB52F" w:rsidR="00EC5DFF" w:rsidRDefault="00EC5DFF" w:rsidP="00047D84">
      <w:pPr>
        <w:jc w:val="left"/>
        <w:rPr>
          <w:sz w:val="24"/>
          <w:szCs w:val="24"/>
        </w:rPr>
      </w:pPr>
      <w:r w:rsidRPr="00711F03">
        <w:rPr>
          <w:sz w:val="24"/>
          <w:szCs w:val="24"/>
        </w:rPr>
        <w:t>Figure 5. Estimated spaw</w:t>
      </w:r>
      <w:r w:rsidR="007D0963">
        <w:rPr>
          <w:sz w:val="24"/>
          <w:szCs w:val="24"/>
        </w:rPr>
        <w:t>ning biomass from models 2019.1b, 2019.1c</w:t>
      </w:r>
      <w:r w:rsidRPr="00711F03">
        <w:rPr>
          <w:sz w:val="24"/>
          <w:szCs w:val="24"/>
        </w:rPr>
        <w:t>, and 2019.1d.</w:t>
      </w:r>
    </w:p>
    <w:p w14:paraId="32E9C23D" w14:textId="127CB747" w:rsidR="000802F6" w:rsidRDefault="000802F6" w:rsidP="00047D84">
      <w:pPr>
        <w:jc w:val="left"/>
        <w:rPr>
          <w:sz w:val="24"/>
          <w:szCs w:val="24"/>
        </w:rPr>
      </w:pPr>
      <w:r w:rsidRPr="000802F6">
        <w:rPr>
          <w:noProof/>
          <w:sz w:val="24"/>
          <w:szCs w:val="24"/>
        </w:rPr>
        <w:lastRenderedPageBreak/>
        <w:drawing>
          <wp:inline distT="0" distB="0" distL="0" distR="0" wp14:anchorId="5E4D5A40" wp14:editId="2099E81F">
            <wp:extent cx="5943600" cy="4572000"/>
            <wp:effectExtent l="0" t="0" r="0" b="0"/>
            <wp:docPr id="4" name="Picture 4" descr="C:\AA - PH Stuff\Asmnts\goa_pcod\2024\rsch\output\compare\data_plots\d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rsch\output\compare\data_plots\decompare2_spawnbio_uncertaint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F7EB4F8" w14:textId="7AC3A3E9" w:rsidR="000802F6" w:rsidRDefault="000702B9" w:rsidP="000802F6">
      <w:pPr>
        <w:jc w:val="left"/>
        <w:rPr>
          <w:sz w:val="24"/>
          <w:szCs w:val="24"/>
        </w:rPr>
      </w:pPr>
      <w:r>
        <w:rPr>
          <w:sz w:val="24"/>
          <w:szCs w:val="24"/>
        </w:rPr>
        <w:t>Figure 6</w:t>
      </w:r>
      <w:r w:rsidR="000802F6" w:rsidRPr="00711F03">
        <w:rPr>
          <w:sz w:val="24"/>
          <w:szCs w:val="24"/>
        </w:rPr>
        <w:t>. Estimated spaw</w:t>
      </w:r>
      <w:r w:rsidR="000802F6">
        <w:rPr>
          <w:sz w:val="24"/>
          <w:szCs w:val="24"/>
        </w:rPr>
        <w:t>ning biomass from models 2019.1d and 2019.1e</w:t>
      </w:r>
      <w:r w:rsidR="000802F6" w:rsidRPr="00711F03">
        <w:rPr>
          <w:sz w:val="24"/>
          <w:szCs w:val="24"/>
        </w:rPr>
        <w:t>.</w:t>
      </w:r>
    </w:p>
    <w:p w14:paraId="7C4A4988" w14:textId="38A2CEC3" w:rsidR="00990418" w:rsidRDefault="00990418" w:rsidP="000802F6">
      <w:pPr>
        <w:jc w:val="left"/>
        <w:rPr>
          <w:sz w:val="24"/>
          <w:szCs w:val="24"/>
        </w:rPr>
      </w:pPr>
      <w:r>
        <w:rPr>
          <w:noProof/>
          <w:sz w:val="24"/>
          <w:szCs w:val="24"/>
        </w:rPr>
        <w:lastRenderedPageBreak/>
        <w:drawing>
          <wp:inline distT="0" distB="0" distL="0" distR="0" wp14:anchorId="6F775DCE" wp14:editId="036A553F">
            <wp:extent cx="5901690" cy="60845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690" cy="6084570"/>
                    </a:xfrm>
                    <a:prstGeom prst="rect">
                      <a:avLst/>
                    </a:prstGeom>
                    <a:noFill/>
                  </pic:spPr>
                </pic:pic>
              </a:graphicData>
            </a:graphic>
          </wp:inline>
        </w:drawing>
      </w:r>
    </w:p>
    <w:p w14:paraId="558FD1D1" w14:textId="651951BF" w:rsidR="000802F6" w:rsidRDefault="000702B9" w:rsidP="00047D84">
      <w:pPr>
        <w:jc w:val="left"/>
        <w:rPr>
          <w:sz w:val="24"/>
          <w:szCs w:val="24"/>
        </w:rPr>
      </w:pPr>
      <w:r>
        <w:rPr>
          <w:sz w:val="24"/>
          <w:szCs w:val="24"/>
        </w:rPr>
        <w:t>Figure 7. Aggregated fishery length composition fits for model 2019.1d (left panels) and 2019.1e (right panels).</w:t>
      </w:r>
    </w:p>
    <w:p w14:paraId="3E8DEDE3" w14:textId="77777777" w:rsidR="00D443CC" w:rsidRDefault="00D443CC" w:rsidP="00047D84">
      <w:pPr>
        <w:jc w:val="left"/>
        <w:rPr>
          <w:sz w:val="24"/>
          <w:szCs w:val="24"/>
        </w:rPr>
      </w:pPr>
    </w:p>
    <w:p w14:paraId="1761F6A3" w14:textId="17B5429F" w:rsidR="00D443CC" w:rsidRDefault="00D443CC" w:rsidP="00047D84">
      <w:pPr>
        <w:jc w:val="left"/>
        <w:rPr>
          <w:sz w:val="24"/>
          <w:szCs w:val="24"/>
        </w:rPr>
      </w:pPr>
      <w:r>
        <w:rPr>
          <w:noProof/>
          <w:sz w:val="24"/>
          <w:szCs w:val="24"/>
        </w:rPr>
        <w:lastRenderedPageBreak/>
        <w:drawing>
          <wp:inline distT="0" distB="0" distL="0" distR="0" wp14:anchorId="33ED5F7E" wp14:editId="57D7EF52">
            <wp:extent cx="4828540" cy="684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8540" cy="6840220"/>
                    </a:xfrm>
                    <a:prstGeom prst="rect">
                      <a:avLst/>
                    </a:prstGeom>
                    <a:noFill/>
                  </pic:spPr>
                </pic:pic>
              </a:graphicData>
            </a:graphic>
          </wp:inline>
        </w:drawing>
      </w:r>
    </w:p>
    <w:p w14:paraId="1FC97C72" w14:textId="1016E3B4" w:rsidR="00D443CC" w:rsidRDefault="00D443CC" w:rsidP="00047D84">
      <w:pPr>
        <w:jc w:val="left"/>
        <w:rPr>
          <w:sz w:val="24"/>
          <w:szCs w:val="24"/>
        </w:rPr>
      </w:pPr>
      <w:r>
        <w:rPr>
          <w:sz w:val="24"/>
          <w:szCs w:val="24"/>
        </w:rPr>
        <w:t>Figure 8. Model 2019.1d and 2019.1e fit to the bottom trawl survey numbers (top panel) and longline survey RPN (bottom panel)</w:t>
      </w:r>
      <w:r w:rsidR="00EF4F30">
        <w:rPr>
          <w:sz w:val="24"/>
          <w:szCs w:val="24"/>
        </w:rPr>
        <w:t>.</w:t>
      </w:r>
    </w:p>
    <w:p w14:paraId="592A35EC" w14:textId="7AC3E925" w:rsidR="00EF4F30" w:rsidRDefault="00EF4F30" w:rsidP="00047D84">
      <w:pPr>
        <w:jc w:val="left"/>
        <w:rPr>
          <w:sz w:val="24"/>
          <w:szCs w:val="24"/>
        </w:rPr>
      </w:pPr>
      <w:r w:rsidRPr="00EF4F30">
        <w:rPr>
          <w:noProof/>
          <w:sz w:val="24"/>
          <w:szCs w:val="24"/>
        </w:rPr>
        <w:lastRenderedPageBreak/>
        <w:drawing>
          <wp:inline distT="0" distB="0" distL="0" distR="0" wp14:anchorId="51D74D27" wp14:editId="68663F03">
            <wp:extent cx="5943600" cy="4572000"/>
            <wp:effectExtent l="0" t="0" r="0" b="0"/>
            <wp:docPr id="15" name="Picture 15" descr="C:\AA - PH Stuff\Asmnts\goa_pcod\2024\rsch\output\compare\data_plots\ebin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Asmnts\goa_pcod\2024\rsch\output\compare\data_plots\ebincompare2_spawnbio_uncertaint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8D424E1" w14:textId="5AF53716" w:rsidR="00EF4F30" w:rsidRDefault="00EF4F30" w:rsidP="00047D84">
      <w:pPr>
        <w:jc w:val="left"/>
        <w:rPr>
          <w:sz w:val="24"/>
          <w:szCs w:val="24"/>
        </w:rPr>
      </w:pPr>
      <w:r>
        <w:rPr>
          <w:sz w:val="24"/>
          <w:szCs w:val="24"/>
        </w:rPr>
        <w:t>Figure 9. Estimated spawning biomass from models 2019.1e, 2019.1e.2cm, and 2019.1e.5cm.</w:t>
      </w:r>
    </w:p>
    <w:p w14:paraId="0C4F2C13" w14:textId="2B6F256D" w:rsidR="00425C84" w:rsidRDefault="00425C84" w:rsidP="00047D84">
      <w:pPr>
        <w:jc w:val="left"/>
        <w:rPr>
          <w:sz w:val="24"/>
          <w:szCs w:val="24"/>
        </w:rPr>
      </w:pPr>
      <w:r w:rsidRPr="00425C84">
        <w:rPr>
          <w:noProof/>
          <w:sz w:val="24"/>
          <w:szCs w:val="24"/>
        </w:rPr>
        <w:lastRenderedPageBreak/>
        <w:drawing>
          <wp:inline distT="0" distB="0" distL="0" distR="0" wp14:anchorId="6BB2E856" wp14:editId="799720DF">
            <wp:extent cx="5943600" cy="4572000"/>
            <wp:effectExtent l="0" t="0" r="0" b="0"/>
            <wp:docPr id="16" name="Picture 16" descr="C:\AA - PH Stuff\Asmnts\goa_pcod\2024\rsch\output\compare\data_plots\b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Asmnts\goa_pcod\2024\rsch\output\compare\data_plots\becompare2_spawnbio_uncertaint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D9DE142" w14:textId="34EA4460" w:rsidR="00425C84" w:rsidRDefault="00425C84" w:rsidP="00425C84">
      <w:pPr>
        <w:jc w:val="left"/>
        <w:rPr>
          <w:sz w:val="24"/>
          <w:szCs w:val="24"/>
        </w:rPr>
      </w:pPr>
      <w:r>
        <w:rPr>
          <w:sz w:val="24"/>
          <w:szCs w:val="24"/>
        </w:rPr>
        <w:t>Figure 10. Estimated spawning biomass from the 2023 assessment model 2019.1b, model 2019.1b with updated data through 2024, and the recommended model 2019.1e.5cm.</w:t>
      </w:r>
    </w:p>
    <w:p w14:paraId="1A4DEE9E" w14:textId="6D024B4E" w:rsidR="00B51B2F" w:rsidRDefault="00B51B2F" w:rsidP="00425C84">
      <w:pPr>
        <w:jc w:val="left"/>
        <w:rPr>
          <w:sz w:val="24"/>
          <w:szCs w:val="24"/>
        </w:rPr>
      </w:pPr>
      <w:r w:rsidRPr="00B51B2F">
        <w:rPr>
          <w:noProof/>
          <w:sz w:val="24"/>
          <w:szCs w:val="24"/>
        </w:rPr>
        <w:lastRenderedPageBreak/>
        <w:drawing>
          <wp:inline distT="0" distB="0" distL="0" distR="0" wp14:anchorId="0184B793" wp14:editId="5C9C1794">
            <wp:extent cx="5943600" cy="4572000"/>
            <wp:effectExtent l="0" t="0" r="0" b="0"/>
            <wp:docPr id="18" name="Picture 18" descr="C:\AA - PH Stuff\Asmnts\goa_pcod\2024\rsch\output\compare\data_plots\becompare9_recr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A - PH Stuff\Asmnts\goa_pcod\2024\rsch\output\compare\data_plots\becompare9_recrui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1524613" w14:textId="5952016E" w:rsidR="00B51B2F" w:rsidRDefault="00B51B2F" w:rsidP="00B51B2F">
      <w:pPr>
        <w:jc w:val="left"/>
        <w:rPr>
          <w:sz w:val="24"/>
          <w:szCs w:val="24"/>
        </w:rPr>
      </w:pPr>
      <w:r>
        <w:rPr>
          <w:sz w:val="24"/>
          <w:szCs w:val="24"/>
        </w:rPr>
        <w:t>Figure 11. Estimated recruitment from the 2023 assessment model 2019.1b, model 2019.1b with updated data through 2024, and the recommended model 2019.1e.5cm.</w:t>
      </w:r>
    </w:p>
    <w:p w14:paraId="3A0DB2E0" w14:textId="7ED868F3" w:rsidR="00B51B2F" w:rsidRDefault="00B51B2F" w:rsidP="00B51B2F">
      <w:pPr>
        <w:jc w:val="left"/>
        <w:rPr>
          <w:sz w:val="24"/>
          <w:szCs w:val="24"/>
        </w:rPr>
      </w:pPr>
      <w:r w:rsidRPr="00B51B2F">
        <w:rPr>
          <w:noProof/>
          <w:sz w:val="24"/>
          <w:szCs w:val="24"/>
        </w:rPr>
        <w:lastRenderedPageBreak/>
        <w:drawing>
          <wp:inline distT="0" distB="0" distL="0" distR="0" wp14:anchorId="24EF135F" wp14:editId="4277503B">
            <wp:extent cx="5943600" cy="4572000"/>
            <wp:effectExtent l="0" t="0" r="0" b="0"/>
            <wp:docPr id="19" name="Picture 19" descr="C:\AA - PH Stuff\Asmnts\goa_pcod\2024\rsch\output\compare\data_plots\becompare8_Fvalue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A - PH Stuff\Asmnts\goa_pcod\2024\rsch\output\compare\data_plots\becompare8_Fvalue_uncertaint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4859015" w14:textId="48B02BFA" w:rsidR="00B51B2F" w:rsidRDefault="00B51B2F" w:rsidP="00B51B2F">
      <w:pPr>
        <w:jc w:val="left"/>
        <w:rPr>
          <w:sz w:val="24"/>
          <w:szCs w:val="24"/>
        </w:rPr>
      </w:pPr>
      <w:r>
        <w:rPr>
          <w:sz w:val="24"/>
          <w:szCs w:val="24"/>
        </w:rPr>
        <w:t>Figure 12. Estimated fishing mortality from the 2023 assessment model 2019.1b, model 2019.1b with updated data through 2024, and the recommended model 2019.1e.5cm.</w:t>
      </w:r>
    </w:p>
    <w:p w14:paraId="2993E88B" w14:textId="4CCEE035" w:rsidR="00181C7D" w:rsidRDefault="00181C7D" w:rsidP="00B51B2F">
      <w:pPr>
        <w:jc w:val="left"/>
        <w:rPr>
          <w:sz w:val="24"/>
          <w:szCs w:val="24"/>
        </w:rPr>
      </w:pPr>
      <w:r w:rsidRPr="00181C7D">
        <w:rPr>
          <w:noProof/>
          <w:sz w:val="24"/>
          <w:szCs w:val="24"/>
        </w:rPr>
        <w:lastRenderedPageBreak/>
        <w:drawing>
          <wp:inline distT="0" distB="0" distL="0" distR="0" wp14:anchorId="323DBF22" wp14:editId="39627360">
            <wp:extent cx="5943600" cy="3467100"/>
            <wp:effectExtent l="0" t="0" r="0" b="0"/>
            <wp:docPr id="6" name="Picture 6" descr="C:\AA - PH Stuff\Asmnts\goa_pcod\2024\plots\other\apport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plots\other\apport_compa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377C24CD" w14:textId="77777777" w:rsidR="00181C7D" w:rsidRDefault="00181C7D" w:rsidP="00B51B2F">
      <w:pPr>
        <w:jc w:val="left"/>
        <w:rPr>
          <w:sz w:val="24"/>
          <w:szCs w:val="24"/>
        </w:rPr>
      </w:pPr>
    </w:p>
    <w:p w14:paraId="65D7E7F1" w14:textId="11049B9A" w:rsidR="00181C7D" w:rsidRDefault="00181C7D" w:rsidP="00181C7D">
      <w:pPr>
        <w:jc w:val="left"/>
        <w:rPr>
          <w:sz w:val="24"/>
          <w:szCs w:val="24"/>
        </w:rPr>
      </w:pPr>
      <w:r>
        <w:rPr>
          <w:sz w:val="24"/>
          <w:szCs w:val="24"/>
        </w:rPr>
        <w:t>Figure 13. Comparison of apportionment from the REMA model using on the AFSC bottom trawl survey (top panel), and using both the AFSC bottom trawl survey and longline survey (bottom panel).</w:t>
      </w:r>
    </w:p>
    <w:p w14:paraId="3A2BF543" w14:textId="1BDA20A2" w:rsidR="00181C7D" w:rsidRDefault="00181C7D" w:rsidP="00181C7D">
      <w:pPr>
        <w:jc w:val="left"/>
        <w:rPr>
          <w:sz w:val="24"/>
          <w:szCs w:val="24"/>
        </w:rPr>
      </w:pPr>
      <w:r w:rsidRPr="00181C7D">
        <w:rPr>
          <w:noProof/>
          <w:sz w:val="24"/>
          <w:szCs w:val="24"/>
        </w:rPr>
        <w:lastRenderedPageBreak/>
        <w:drawing>
          <wp:inline distT="0" distB="0" distL="0" distR="0" wp14:anchorId="7BC9A635" wp14:editId="3B243251">
            <wp:extent cx="5943600" cy="4457700"/>
            <wp:effectExtent l="0" t="0" r="0" b="0"/>
            <wp:docPr id="8" name="Picture 8" descr="C:\AA - PH Stuff\Asmnts\goa_pcod\2024\plots\other\llr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lrp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B7E136" w14:textId="6D012752" w:rsidR="00181C7D" w:rsidRDefault="00181C7D" w:rsidP="00181C7D">
      <w:pPr>
        <w:jc w:val="left"/>
        <w:rPr>
          <w:sz w:val="24"/>
          <w:szCs w:val="24"/>
        </w:rPr>
      </w:pPr>
      <w:r>
        <w:rPr>
          <w:sz w:val="24"/>
          <w:szCs w:val="24"/>
        </w:rPr>
        <w:t>Figure 14. Example REMA model fit to both the AFSC bottom trawl survey (top panel) and longline survey (bottom panel).</w:t>
      </w:r>
    </w:p>
    <w:p w14:paraId="4F3F2EBC" w14:textId="70E94D67" w:rsidR="00B51B2F" w:rsidRDefault="00B51B2F" w:rsidP="00B51B2F">
      <w:pPr>
        <w:jc w:val="left"/>
        <w:rPr>
          <w:sz w:val="24"/>
          <w:szCs w:val="24"/>
        </w:rPr>
      </w:pPr>
    </w:p>
    <w:p w14:paraId="0C0FD611" w14:textId="09C43289" w:rsidR="00B51B2F" w:rsidRDefault="00B51B2F" w:rsidP="00425C84">
      <w:pPr>
        <w:jc w:val="left"/>
        <w:rPr>
          <w:sz w:val="24"/>
          <w:szCs w:val="24"/>
        </w:rPr>
      </w:pPr>
    </w:p>
    <w:p w14:paraId="61FB85FC" w14:textId="2485EF45" w:rsidR="00425C84" w:rsidRPr="00711F03" w:rsidRDefault="00425C84" w:rsidP="00047D84">
      <w:pPr>
        <w:jc w:val="left"/>
        <w:rPr>
          <w:sz w:val="24"/>
          <w:szCs w:val="24"/>
        </w:rPr>
      </w:pPr>
    </w:p>
    <w:sectPr w:rsidR="00425C84" w:rsidRPr="00711F03">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Chris.Lunsford" w:date="2024-09-09T14:03:00Z" w:initials="C">
    <w:p w14:paraId="3DE162D2" w14:textId="78E6E436" w:rsidR="0000463D" w:rsidRDefault="0000463D">
      <w:pPr>
        <w:pStyle w:val="CommentText"/>
      </w:pPr>
      <w:r>
        <w:rPr>
          <w:rStyle w:val="CommentReference"/>
        </w:rPr>
        <w:annotationRef/>
      </w:r>
      <w:r>
        <w:t>Just wondering if there’s any good justification to do this? Similar fisheries just operating on management boundary basis? Guess real question is why was this done in the first place – prob just filling in data and didn’t think of comibining originally – and/or maybe the data has become more readily available – which could also be stated here as a justfictication? You prob say something in results but may be easy to say here that the data is readily available now and fisheries are similar and fishin on same population?</w:t>
      </w:r>
    </w:p>
  </w:comment>
  <w:comment w:id="7" w:author="Chris.Lunsford" w:date="2024-09-09T15:01:00Z" w:initials="C">
    <w:p w14:paraId="3728E636" w14:textId="7F51FC2C" w:rsidR="009262A3" w:rsidRDefault="009262A3">
      <w:pPr>
        <w:pStyle w:val="CommentText"/>
      </w:pPr>
      <w:r>
        <w:rPr>
          <w:rStyle w:val="CommentReference"/>
        </w:rPr>
        <w:annotationRef/>
      </w:r>
      <w:r>
        <w:t xml:space="preserve">Can this be wordsmithed ab it better? Not quite sure what the “whether’ means? Perhaps “Changing how process error was estimated and estimating additional uncertainty for either of the surveys did not result in different AIC values.”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E162D2" w15:done="0"/>
  <w15:commentEx w15:paraId="3728E6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9AC64" w16cid:durableId="28AAE85C"/>
  <w16cid:commentId w16cid:paraId="57F0107D" w16cid:durableId="28AAE884"/>
  <w16cid:commentId w16cid:paraId="2FC1DD64" w16cid:durableId="28AAE8C1"/>
  <w16cid:commentId w16cid:paraId="6C2134D3" w16cid:durableId="28AAE916"/>
  <w16cid:commentId w16cid:paraId="1ADB1BBD" w16cid:durableId="28AAE8F3"/>
  <w16cid:commentId w16cid:paraId="51D279FF" w16cid:durableId="28AAE95D"/>
  <w16cid:commentId w16cid:paraId="0FCB7E44" w16cid:durableId="28AAEB64"/>
  <w16cid:commentId w16cid:paraId="71B15485" w16cid:durableId="28AAEA25"/>
  <w16cid:commentId w16cid:paraId="35B45E90" w16cid:durableId="28AADED6"/>
  <w16cid:commentId w16cid:paraId="6FE8196F" w16cid:durableId="28AAEE74"/>
  <w16cid:commentId w16cid:paraId="302DA46C" w16cid:durableId="28AAEFBA"/>
  <w16cid:commentId w16cid:paraId="4021B6AF" w16cid:durableId="28AAF0B9"/>
  <w16cid:commentId w16cid:paraId="361AA74E" w16cid:durableId="28AAF1AE"/>
  <w16cid:commentId w16cid:paraId="50DBBD87" w16cid:durableId="28AAE73F"/>
  <w16cid:commentId w16cid:paraId="1A40ED02" w16cid:durableId="28AAE74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593CF" w14:textId="77777777" w:rsidR="00133A35" w:rsidRDefault="00133A35">
      <w:pPr>
        <w:spacing w:after="0"/>
      </w:pPr>
      <w:r>
        <w:separator/>
      </w:r>
    </w:p>
  </w:endnote>
  <w:endnote w:type="continuationSeparator" w:id="0">
    <w:p w14:paraId="6EB3F51A" w14:textId="77777777" w:rsidR="00133A35" w:rsidRDefault="00133A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altName w:val="﷽﷽﷽﷽﷽﷽﷽﷽ĝኀ"/>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3835362"/>
      <w:docPartObj>
        <w:docPartGallery w:val="Page Numbers (Bottom of Page)"/>
        <w:docPartUnique/>
      </w:docPartObj>
    </w:sdtPr>
    <w:sdtEndPr>
      <w:rPr>
        <w:noProof/>
      </w:rPr>
    </w:sdtEndPr>
    <w:sdtContent>
      <w:p w14:paraId="2280CA4B" w14:textId="42FC9B89" w:rsidR="0000463D" w:rsidRDefault="0000463D">
        <w:pPr>
          <w:pStyle w:val="Footer"/>
          <w:jc w:val="center"/>
        </w:pPr>
        <w:r>
          <w:fldChar w:fldCharType="begin"/>
        </w:r>
        <w:r>
          <w:instrText xml:space="preserve"> PAGE   \* MERGEFORMAT </w:instrText>
        </w:r>
        <w:r>
          <w:fldChar w:fldCharType="separate"/>
        </w:r>
        <w:r w:rsidR="00847CAD">
          <w:rPr>
            <w:noProof/>
          </w:rPr>
          <w:t>2</w:t>
        </w:r>
        <w:r>
          <w:rPr>
            <w:noProof/>
          </w:rPr>
          <w:fldChar w:fldCharType="end"/>
        </w:r>
      </w:p>
    </w:sdtContent>
  </w:sdt>
  <w:p w14:paraId="41DD732A" w14:textId="77777777" w:rsidR="0000463D" w:rsidRDefault="000046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A9591" w14:textId="77777777" w:rsidR="00133A35" w:rsidRDefault="00133A35">
      <w:pPr>
        <w:spacing w:after="0"/>
      </w:pPr>
      <w:r>
        <w:separator/>
      </w:r>
    </w:p>
  </w:footnote>
  <w:footnote w:type="continuationSeparator" w:id="0">
    <w:p w14:paraId="1453D3F6" w14:textId="77777777" w:rsidR="00133A35" w:rsidRDefault="00133A3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F69"/>
    <w:multiLevelType w:val="multilevel"/>
    <w:tmpl w:val="106C4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CC0FF5"/>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D520C"/>
    <w:multiLevelType w:val="hybridMultilevel"/>
    <w:tmpl w:val="AB98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64E55"/>
    <w:multiLevelType w:val="multilevel"/>
    <w:tmpl w:val="9F7E4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650" w:hanging="570"/>
      </w:pPr>
      <w:rPr>
        <w:rFonts w:ascii="Noto Sans Symbols" w:eastAsia="Noto Sans Symbols" w:hAnsi="Noto Sans Symbols" w:cs="Noto Sans Symbols"/>
        <w:color w:val="000000"/>
      </w:rPr>
    </w:lvl>
    <w:lvl w:ilvl="2">
      <w:start w:val="1"/>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74872E5"/>
    <w:multiLevelType w:val="multilevel"/>
    <w:tmpl w:val="5CE08A8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9105E04"/>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E6DC8"/>
    <w:multiLevelType w:val="hybridMultilevel"/>
    <w:tmpl w:val="C308C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82B45"/>
    <w:multiLevelType w:val="multilevel"/>
    <w:tmpl w:val="AB94FE24"/>
    <w:lvl w:ilvl="0">
      <w:start w:val="1"/>
      <w:numFmt w:val="decimal"/>
      <w:lvlText w:val="%1."/>
      <w:lvlJc w:val="left"/>
      <w:pPr>
        <w:tabs>
          <w:tab w:val="num" w:pos="720"/>
        </w:tabs>
        <w:ind w:left="720" w:hanging="360"/>
      </w:pPr>
      <w:rPr>
        <w:rFonts w:hint="default"/>
        <w:sz w:val="20"/>
        <w:u w:val="none"/>
      </w:rPr>
    </w:lvl>
    <w:lvl w:ilvl="1" w:tentative="1">
      <w:start w:val="1"/>
      <w:numFmt w:val="bullet"/>
      <w:lvlText w:val="o"/>
      <w:lvlJc w:val="left"/>
      <w:pPr>
        <w:tabs>
          <w:tab w:val="num" w:pos="1440"/>
        </w:tabs>
        <w:ind w:left="1440" w:hanging="360"/>
      </w:pPr>
      <w:rPr>
        <w:rFonts w:ascii="Courier New" w:hAnsi="Courier New" w:hint="default"/>
        <w:sz w:val="20"/>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9" w15:restartNumberingAfterBreak="0">
    <w:nsid w:val="0BC82FA3"/>
    <w:multiLevelType w:val="hybridMultilevel"/>
    <w:tmpl w:val="8E46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4F309C"/>
    <w:multiLevelType w:val="multilevel"/>
    <w:tmpl w:val="FE769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59C2965"/>
    <w:multiLevelType w:val="multilevel"/>
    <w:tmpl w:val="5F5A7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20D35"/>
    <w:multiLevelType w:val="hybridMultilevel"/>
    <w:tmpl w:val="D8E2E0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C0B0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3720A4C"/>
    <w:multiLevelType w:val="hybridMultilevel"/>
    <w:tmpl w:val="EF22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190E12"/>
    <w:multiLevelType w:val="hybridMultilevel"/>
    <w:tmpl w:val="DE4EF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E7CE0"/>
    <w:multiLevelType w:val="hybridMultilevel"/>
    <w:tmpl w:val="E59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62BDB"/>
    <w:multiLevelType w:val="hybridMultilevel"/>
    <w:tmpl w:val="70AA9C4A"/>
    <w:lvl w:ilvl="0" w:tplc="5588CC98">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8" w15:restartNumberingAfterBreak="0">
    <w:nsid w:val="292B1831"/>
    <w:multiLevelType w:val="hybridMultilevel"/>
    <w:tmpl w:val="7E365E74"/>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C53CBB"/>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37D2F"/>
    <w:multiLevelType w:val="hybridMultilevel"/>
    <w:tmpl w:val="88A0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6BD"/>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02ED3"/>
    <w:multiLevelType w:val="hybridMultilevel"/>
    <w:tmpl w:val="0AA490E4"/>
    <w:lvl w:ilvl="0" w:tplc="29FAC30C">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775E48"/>
    <w:multiLevelType w:val="multilevel"/>
    <w:tmpl w:val="87986974"/>
    <w:lvl w:ilvl="0">
      <w:start w:val="1"/>
      <w:numFmt w:val="decimal"/>
      <w:pStyle w:val="n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4" w15:restartNumberingAfterBreak="0">
    <w:nsid w:val="4C576E5B"/>
    <w:multiLevelType w:val="multilevel"/>
    <w:tmpl w:val="B45EF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0A2C44"/>
    <w:multiLevelType w:val="hybridMultilevel"/>
    <w:tmpl w:val="E9BED2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1904EB9"/>
    <w:multiLevelType w:val="multilevel"/>
    <w:tmpl w:val="C4FED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BA5385"/>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56BAC"/>
    <w:multiLevelType w:val="hybridMultilevel"/>
    <w:tmpl w:val="1842F7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A7900"/>
    <w:multiLevelType w:val="multilevel"/>
    <w:tmpl w:val="18E6A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5E22E9"/>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07B33"/>
    <w:multiLevelType w:val="multilevel"/>
    <w:tmpl w:val="357C3E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F40461E"/>
    <w:multiLevelType w:val="multilevel"/>
    <w:tmpl w:val="7A1E397C"/>
    <w:lvl w:ilvl="0">
      <w:start w:val="1"/>
      <w:numFmt w:val="bullet"/>
      <w:pStyle w:val="bul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753098"/>
    <w:multiLevelType w:val="hybridMultilevel"/>
    <w:tmpl w:val="6D70C460"/>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373FB5"/>
    <w:multiLevelType w:val="multilevel"/>
    <w:tmpl w:val="DAACA19C"/>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C7D1E"/>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6193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6F61042"/>
    <w:multiLevelType w:val="multilevel"/>
    <w:tmpl w:val="B066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11721B"/>
    <w:multiLevelType w:val="multilevel"/>
    <w:tmpl w:val="85CC7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817FD0"/>
    <w:multiLevelType w:val="hybridMultilevel"/>
    <w:tmpl w:val="5364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934EE"/>
    <w:multiLevelType w:val="hybridMultilevel"/>
    <w:tmpl w:val="B3EE2BDE"/>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71334"/>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32"/>
  </w:num>
  <w:num w:numId="3">
    <w:abstractNumId w:val="29"/>
  </w:num>
  <w:num w:numId="4">
    <w:abstractNumId w:val="26"/>
  </w:num>
  <w:num w:numId="5">
    <w:abstractNumId w:val="37"/>
  </w:num>
  <w:num w:numId="6">
    <w:abstractNumId w:val="3"/>
  </w:num>
  <w:num w:numId="7">
    <w:abstractNumId w:val="38"/>
  </w:num>
  <w:num w:numId="8">
    <w:abstractNumId w:val="8"/>
  </w:num>
  <w:num w:numId="9">
    <w:abstractNumId w:val="24"/>
  </w:num>
  <w:num w:numId="10">
    <w:abstractNumId w:val="35"/>
  </w:num>
  <w:num w:numId="11">
    <w:abstractNumId w:val="10"/>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6"/>
  </w:num>
  <w:num w:numId="19">
    <w:abstractNumId w:val="27"/>
  </w:num>
  <w:num w:numId="20">
    <w:abstractNumId w:val="11"/>
  </w:num>
  <w:num w:numId="21">
    <w:abstractNumId w:val="1"/>
  </w:num>
  <w:num w:numId="22">
    <w:abstractNumId w:val="12"/>
  </w:num>
  <w:num w:numId="23">
    <w:abstractNumId w:val="21"/>
  </w:num>
  <w:num w:numId="24">
    <w:abstractNumId w:val="20"/>
  </w:num>
  <w:num w:numId="25">
    <w:abstractNumId w:val="30"/>
  </w:num>
  <w:num w:numId="26">
    <w:abstractNumId w:val="9"/>
  </w:num>
  <w:num w:numId="27">
    <w:abstractNumId w:val="41"/>
  </w:num>
  <w:num w:numId="28">
    <w:abstractNumId w:val="36"/>
  </w:num>
  <w:num w:numId="29">
    <w:abstractNumId w:val="13"/>
  </w:num>
  <w:num w:numId="30">
    <w:abstractNumId w:val="28"/>
  </w:num>
  <w:num w:numId="31">
    <w:abstractNumId w:val="16"/>
  </w:num>
  <w:num w:numId="32">
    <w:abstractNumId w:val="19"/>
  </w:num>
  <w:num w:numId="33">
    <w:abstractNumId w:val="7"/>
  </w:num>
  <w:num w:numId="34">
    <w:abstractNumId w:val="25"/>
  </w:num>
  <w:num w:numId="35">
    <w:abstractNumId w:val="4"/>
  </w:num>
  <w:num w:numId="36">
    <w:abstractNumId w:val="34"/>
  </w:num>
  <w:num w:numId="37">
    <w:abstractNumId w:val="0"/>
  </w:num>
  <w:num w:numId="38">
    <w:abstractNumId w:val="33"/>
  </w:num>
  <w:num w:numId="39">
    <w:abstractNumId w:val="22"/>
  </w:num>
  <w:num w:numId="40">
    <w:abstractNumId w:val="40"/>
  </w:num>
  <w:num w:numId="41">
    <w:abstractNumId w:val="18"/>
  </w:num>
  <w:num w:numId="42">
    <w:abstractNumId w:val="2"/>
  </w:num>
  <w:num w:numId="43">
    <w:abstractNumId w:val="14"/>
  </w:num>
  <w:num w:numId="44">
    <w:abstractNumId w:val="5"/>
  </w:num>
  <w:num w:numId="45">
    <w:abstractNumId w:val="15"/>
  </w:num>
  <w:num w:numId="46">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Lunsford">
    <w15:presenceInfo w15:providerId="None" w15:userId="Chris.Luns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C48"/>
    <w:rsid w:val="000004E2"/>
    <w:rsid w:val="0000463D"/>
    <w:rsid w:val="0001264E"/>
    <w:rsid w:val="0002571A"/>
    <w:rsid w:val="000313FD"/>
    <w:rsid w:val="00033A08"/>
    <w:rsid w:val="00047D84"/>
    <w:rsid w:val="00056CA4"/>
    <w:rsid w:val="00057FA0"/>
    <w:rsid w:val="000702B9"/>
    <w:rsid w:val="000802F6"/>
    <w:rsid w:val="00083DC2"/>
    <w:rsid w:val="00086083"/>
    <w:rsid w:val="000A2F5F"/>
    <w:rsid w:val="000A721A"/>
    <w:rsid w:val="000B7A48"/>
    <w:rsid w:val="000C4EBC"/>
    <w:rsid w:val="000D6DA0"/>
    <w:rsid w:val="000F3A86"/>
    <w:rsid w:val="001013F4"/>
    <w:rsid w:val="00104C96"/>
    <w:rsid w:val="00105165"/>
    <w:rsid w:val="00133A35"/>
    <w:rsid w:val="00161770"/>
    <w:rsid w:val="00167894"/>
    <w:rsid w:val="00177C09"/>
    <w:rsid w:val="00181C7D"/>
    <w:rsid w:val="001A300F"/>
    <w:rsid w:val="001C467B"/>
    <w:rsid w:val="001D0170"/>
    <w:rsid w:val="001D7FE8"/>
    <w:rsid w:val="00200974"/>
    <w:rsid w:val="00220C2D"/>
    <w:rsid w:val="00232DEF"/>
    <w:rsid w:val="00233CB4"/>
    <w:rsid w:val="002510E9"/>
    <w:rsid w:val="00251493"/>
    <w:rsid w:val="00254EB8"/>
    <w:rsid w:val="002576DF"/>
    <w:rsid w:val="00260461"/>
    <w:rsid w:val="00274CF1"/>
    <w:rsid w:val="002833B1"/>
    <w:rsid w:val="002A30F5"/>
    <w:rsid w:val="002A36D7"/>
    <w:rsid w:val="002A519C"/>
    <w:rsid w:val="002A5B8B"/>
    <w:rsid w:val="002A7C8F"/>
    <w:rsid w:val="002C0B9B"/>
    <w:rsid w:val="002E6C0C"/>
    <w:rsid w:val="002F4E33"/>
    <w:rsid w:val="00331328"/>
    <w:rsid w:val="00334D4B"/>
    <w:rsid w:val="00343BC3"/>
    <w:rsid w:val="0035546F"/>
    <w:rsid w:val="0035594A"/>
    <w:rsid w:val="00355994"/>
    <w:rsid w:val="003770E6"/>
    <w:rsid w:val="00382F72"/>
    <w:rsid w:val="00390038"/>
    <w:rsid w:val="0039259B"/>
    <w:rsid w:val="003968A0"/>
    <w:rsid w:val="00396E9A"/>
    <w:rsid w:val="003A4C39"/>
    <w:rsid w:val="003D1279"/>
    <w:rsid w:val="003E1294"/>
    <w:rsid w:val="003E7DE8"/>
    <w:rsid w:val="00425C84"/>
    <w:rsid w:val="00425C97"/>
    <w:rsid w:val="00427F36"/>
    <w:rsid w:val="00427FDF"/>
    <w:rsid w:val="00430096"/>
    <w:rsid w:val="00435501"/>
    <w:rsid w:val="00446972"/>
    <w:rsid w:val="00454148"/>
    <w:rsid w:val="00471C21"/>
    <w:rsid w:val="004A6B71"/>
    <w:rsid w:val="004D68F5"/>
    <w:rsid w:val="004E7779"/>
    <w:rsid w:val="00517B0B"/>
    <w:rsid w:val="00520707"/>
    <w:rsid w:val="00546C3C"/>
    <w:rsid w:val="00546D11"/>
    <w:rsid w:val="00556016"/>
    <w:rsid w:val="0055631D"/>
    <w:rsid w:val="00561165"/>
    <w:rsid w:val="00567524"/>
    <w:rsid w:val="00567B68"/>
    <w:rsid w:val="005747CE"/>
    <w:rsid w:val="005843FB"/>
    <w:rsid w:val="00590215"/>
    <w:rsid w:val="005A4736"/>
    <w:rsid w:val="005C4BBD"/>
    <w:rsid w:val="005D2416"/>
    <w:rsid w:val="005D335C"/>
    <w:rsid w:val="005D4389"/>
    <w:rsid w:val="005E7D59"/>
    <w:rsid w:val="005F6CE7"/>
    <w:rsid w:val="0060280C"/>
    <w:rsid w:val="006155C8"/>
    <w:rsid w:val="00621FE0"/>
    <w:rsid w:val="00634F1F"/>
    <w:rsid w:val="00643D84"/>
    <w:rsid w:val="00647C21"/>
    <w:rsid w:val="006523AF"/>
    <w:rsid w:val="0067137F"/>
    <w:rsid w:val="00682E4E"/>
    <w:rsid w:val="00685368"/>
    <w:rsid w:val="006A0382"/>
    <w:rsid w:val="006C1F7A"/>
    <w:rsid w:val="006E79FF"/>
    <w:rsid w:val="0070666D"/>
    <w:rsid w:val="00711F03"/>
    <w:rsid w:val="007149A9"/>
    <w:rsid w:val="00724B38"/>
    <w:rsid w:val="00732E7B"/>
    <w:rsid w:val="00753C21"/>
    <w:rsid w:val="00760040"/>
    <w:rsid w:val="00775D43"/>
    <w:rsid w:val="00781586"/>
    <w:rsid w:val="00782B27"/>
    <w:rsid w:val="00795C12"/>
    <w:rsid w:val="007A2F27"/>
    <w:rsid w:val="007A47C4"/>
    <w:rsid w:val="007D0963"/>
    <w:rsid w:val="007E4005"/>
    <w:rsid w:val="007E6574"/>
    <w:rsid w:val="007F68D1"/>
    <w:rsid w:val="0080086B"/>
    <w:rsid w:val="00802B7D"/>
    <w:rsid w:val="008076A1"/>
    <w:rsid w:val="008307EA"/>
    <w:rsid w:val="008324EE"/>
    <w:rsid w:val="00846C32"/>
    <w:rsid w:val="00847CAD"/>
    <w:rsid w:val="0085399D"/>
    <w:rsid w:val="0086037D"/>
    <w:rsid w:val="008A273A"/>
    <w:rsid w:val="008B2012"/>
    <w:rsid w:val="008B2EF3"/>
    <w:rsid w:val="008E5437"/>
    <w:rsid w:val="008F24F0"/>
    <w:rsid w:val="008F351E"/>
    <w:rsid w:val="008F5443"/>
    <w:rsid w:val="009030D8"/>
    <w:rsid w:val="00904A7F"/>
    <w:rsid w:val="009059E2"/>
    <w:rsid w:val="00913C48"/>
    <w:rsid w:val="009228BF"/>
    <w:rsid w:val="009262A3"/>
    <w:rsid w:val="0092765D"/>
    <w:rsid w:val="00935DB1"/>
    <w:rsid w:val="00937CBA"/>
    <w:rsid w:val="00944979"/>
    <w:rsid w:val="00944D7A"/>
    <w:rsid w:val="009459B8"/>
    <w:rsid w:val="00947C0B"/>
    <w:rsid w:val="0095449D"/>
    <w:rsid w:val="0095620D"/>
    <w:rsid w:val="0096027F"/>
    <w:rsid w:val="009614B3"/>
    <w:rsid w:val="00983038"/>
    <w:rsid w:val="0098572D"/>
    <w:rsid w:val="00987064"/>
    <w:rsid w:val="00990418"/>
    <w:rsid w:val="009B6FAB"/>
    <w:rsid w:val="009D5E5E"/>
    <w:rsid w:val="00A1326A"/>
    <w:rsid w:val="00A16855"/>
    <w:rsid w:val="00A16A01"/>
    <w:rsid w:val="00A431C0"/>
    <w:rsid w:val="00A52B6E"/>
    <w:rsid w:val="00A558BD"/>
    <w:rsid w:val="00A77914"/>
    <w:rsid w:val="00A81834"/>
    <w:rsid w:val="00AA7891"/>
    <w:rsid w:val="00AB2CFB"/>
    <w:rsid w:val="00AF0231"/>
    <w:rsid w:val="00B110EF"/>
    <w:rsid w:val="00B15355"/>
    <w:rsid w:val="00B24CE1"/>
    <w:rsid w:val="00B25842"/>
    <w:rsid w:val="00B407FD"/>
    <w:rsid w:val="00B51B2F"/>
    <w:rsid w:val="00B55FEB"/>
    <w:rsid w:val="00B72960"/>
    <w:rsid w:val="00B73643"/>
    <w:rsid w:val="00B73718"/>
    <w:rsid w:val="00B75C26"/>
    <w:rsid w:val="00B966CA"/>
    <w:rsid w:val="00B97A3B"/>
    <w:rsid w:val="00BE49E4"/>
    <w:rsid w:val="00BE7BF7"/>
    <w:rsid w:val="00C158B1"/>
    <w:rsid w:val="00C541A6"/>
    <w:rsid w:val="00C61C16"/>
    <w:rsid w:val="00C74AB8"/>
    <w:rsid w:val="00C915BC"/>
    <w:rsid w:val="00CA4BEA"/>
    <w:rsid w:val="00CA655C"/>
    <w:rsid w:val="00CE52BA"/>
    <w:rsid w:val="00CE5CD9"/>
    <w:rsid w:val="00CF3248"/>
    <w:rsid w:val="00CF4A12"/>
    <w:rsid w:val="00CF63B7"/>
    <w:rsid w:val="00D056A9"/>
    <w:rsid w:val="00D24879"/>
    <w:rsid w:val="00D4024E"/>
    <w:rsid w:val="00D42E03"/>
    <w:rsid w:val="00D443CC"/>
    <w:rsid w:val="00D739D6"/>
    <w:rsid w:val="00D76419"/>
    <w:rsid w:val="00D9256C"/>
    <w:rsid w:val="00D974E2"/>
    <w:rsid w:val="00DA24B5"/>
    <w:rsid w:val="00DA38BA"/>
    <w:rsid w:val="00DE3512"/>
    <w:rsid w:val="00DF286B"/>
    <w:rsid w:val="00E70C8C"/>
    <w:rsid w:val="00E70D24"/>
    <w:rsid w:val="00E72619"/>
    <w:rsid w:val="00E85D72"/>
    <w:rsid w:val="00E978DE"/>
    <w:rsid w:val="00EA59C3"/>
    <w:rsid w:val="00EB7076"/>
    <w:rsid w:val="00EC0FA3"/>
    <w:rsid w:val="00EC31D7"/>
    <w:rsid w:val="00EC5DFF"/>
    <w:rsid w:val="00ED4F9C"/>
    <w:rsid w:val="00EE7E8A"/>
    <w:rsid w:val="00EF26B4"/>
    <w:rsid w:val="00EF4F30"/>
    <w:rsid w:val="00F151EA"/>
    <w:rsid w:val="00F21CF4"/>
    <w:rsid w:val="00F42374"/>
    <w:rsid w:val="00F442D4"/>
    <w:rsid w:val="00F473DF"/>
    <w:rsid w:val="00F50CC2"/>
    <w:rsid w:val="00F51052"/>
    <w:rsid w:val="00F57B74"/>
    <w:rsid w:val="00F91BB7"/>
    <w:rsid w:val="00F94B0C"/>
    <w:rsid w:val="00FA33F6"/>
    <w:rsid w:val="00FC1FF0"/>
    <w:rsid w:val="00FC2289"/>
    <w:rsid w:val="00FC3B54"/>
    <w:rsid w:val="00FE0BE7"/>
    <w:rsid w:val="00FE2ED7"/>
    <w:rsid w:val="00FE7733"/>
    <w:rsid w:val="00FF300C"/>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14E3"/>
  <w15:docId w15:val="{CBFDDA0B-3BA8-4695-A5A8-2E3BC10D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CD6"/>
  </w:style>
  <w:style w:type="paragraph" w:styleId="Heading1">
    <w:name w:val="heading 1"/>
    <w:basedOn w:val="Normal"/>
    <w:next w:val="Normal"/>
    <w:link w:val="Heading1Char"/>
    <w:uiPriority w:val="9"/>
    <w:qFormat/>
    <w:rsid w:val="00112E3F"/>
    <w:pPr>
      <w:keepNext/>
      <w:spacing w:before="240" w:after="60"/>
      <w:jc w:val="center"/>
      <w:outlineLvl w:val="0"/>
    </w:pPr>
    <w:rPr>
      <w:rFonts w:ascii="Arial" w:hAnsi="Arial"/>
      <w:b/>
      <w:kern w:val="28"/>
      <w:sz w:val="28"/>
      <w:szCs w:val="28"/>
    </w:rPr>
  </w:style>
  <w:style w:type="paragraph" w:styleId="Heading2">
    <w:name w:val="heading 2"/>
    <w:basedOn w:val="Normal"/>
    <w:next w:val="Normal"/>
    <w:link w:val="Heading2Char"/>
    <w:uiPriority w:val="9"/>
    <w:unhideWhenUsed/>
    <w:qFormat/>
    <w:rsid w:val="00F61766"/>
    <w:pPr>
      <w:keepNext/>
      <w:keepLines/>
      <w:spacing w:before="240" w:after="60"/>
      <w:outlineLvl w:val="1"/>
    </w:pPr>
    <w:rPr>
      <w:rFonts w:ascii="Arial" w:hAnsi="Arial"/>
      <w:b/>
    </w:rPr>
  </w:style>
  <w:style w:type="paragraph" w:styleId="Heading3">
    <w:name w:val="heading 3"/>
    <w:basedOn w:val="Normal"/>
    <w:next w:val="Normal"/>
    <w:link w:val="Heading3Char"/>
    <w:uiPriority w:val="9"/>
    <w:unhideWhenUsed/>
    <w:qFormat/>
    <w:rsid w:val="00622A34"/>
    <w:pPr>
      <w:keepNext/>
      <w:spacing w:before="200" w:after="40"/>
      <w:contextualSpacing/>
      <w:outlineLvl w:val="2"/>
    </w:pPr>
    <w:rPr>
      <w:i/>
      <w:color w:val="000000"/>
      <w:sz w:val="24"/>
      <w:szCs w:val="23"/>
    </w:rPr>
  </w:style>
  <w:style w:type="paragraph" w:styleId="Heading4">
    <w:name w:val="heading 4"/>
    <w:basedOn w:val="Normal"/>
    <w:next w:val="Normal"/>
    <w:link w:val="Heading4Char"/>
    <w:unhideWhenUsed/>
    <w:qFormat/>
    <w:rsid w:val="0041362F"/>
    <w:pPr>
      <w:keepNext/>
      <w:spacing w:before="60" w:after="0"/>
      <w:jc w:val="right"/>
      <w:outlineLvl w:val="3"/>
    </w:pPr>
    <w:rPr>
      <w:b/>
    </w:rPr>
  </w:style>
  <w:style w:type="paragraph" w:styleId="Heading5">
    <w:name w:val="heading 5"/>
    <w:basedOn w:val="tabcap"/>
    <w:next w:val="Normal"/>
    <w:link w:val="Heading5Char"/>
    <w:uiPriority w:val="9"/>
    <w:semiHidden/>
    <w:unhideWhenUsed/>
    <w:qFormat/>
    <w:rsid w:val="003400B8"/>
    <w:pPr>
      <w:tabs>
        <w:tab w:val="clear" w:pos="1260"/>
        <w:tab w:val="left" w:pos="990"/>
      </w:tabs>
      <w:ind w:left="990" w:hanging="990"/>
      <w:outlineLvl w:val="4"/>
    </w:pPr>
  </w:style>
  <w:style w:type="paragraph" w:styleId="Heading6">
    <w:name w:val="heading 6"/>
    <w:basedOn w:val="Normal"/>
    <w:next w:val="Normal"/>
    <w:link w:val="Heading6Char"/>
    <w:uiPriority w:val="9"/>
    <w:semiHidden/>
    <w:unhideWhenUsed/>
    <w:qFormat/>
    <w:rsid w:val="00F61766"/>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F61766"/>
    <w:pPr>
      <w:spacing w:before="240" w:after="60"/>
      <w:outlineLvl w:val="6"/>
    </w:pPr>
    <w:rPr>
      <w:rFonts w:ascii="Arial" w:hAnsi="Arial"/>
    </w:rPr>
  </w:style>
  <w:style w:type="paragraph" w:styleId="Heading8">
    <w:name w:val="heading 8"/>
    <w:basedOn w:val="Normal"/>
    <w:next w:val="Normal"/>
    <w:link w:val="Heading8Char"/>
    <w:uiPriority w:val="99"/>
    <w:qFormat/>
    <w:rsid w:val="00F61766"/>
    <w:pPr>
      <w:spacing w:before="240" w:after="60"/>
      <w:outlineLvl w:val="7"/>
    </w:pPr>
    <w:rPr>
      <w:rFonts w:ascii="Arial" w:hAnsi="Arial"/>
      <w:i/>
    </w:rPr>
  </w:style>
  <w:style w:type="paragraph" w:styleId="Heading9">
    <w:name w:val="heading 9"/>
    <w:basedOn w:val="Normal"/>
    <w:next w:val="Normal"/>
    <w:link w:val="Heading9Char"/>
    <w:uiPriority w:val="99"/>
    <w:qFormat/>
    <w:rsid w:val="00F61766"/>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61766"/>
    <w:pPr>
      <w:spacing w:before="240" w:after="60"/>
      <w:jc w:val="center"/>
    </w:pPr>
    <w:rPr>
      <w:b/>
      <w:kern w:val="28"/>
      <w:sz w:val="32"/>
    </w:rPr>
  </w:style>
  <w:style w:type="character" w:customStyle="1" w:styleId="Heading1Char">
    <w:name w:val="Heading 1 Char"/>
    <w:link w:val="Heading1"/>
    <w:uiPriority w:val="9"/>
    <w:locked/>
    <w:rsid w:val="00112E3F"/>
    <w:rPr>
      <w:rFonts w:ascii="Arial" w:hAnsi="Arial"/>
      <w:b/>
      <w:kern w:val="28"/>
      <w:sz w:val="28"/>
      <w:szCs w:val="28"/>
    </w:rPr>
  </w:style>
  <w:style w:type="character" w:customStyle="1" w:styleId="Heading2Char">
    <w:name w:val="Heading 2 Char"/>
    <w:link w:val="Heading2"/>
    <w:uiPriority w:val="9"/>
    <w:locked/>
    <w:rsid w:val="000C4E15"/>
    <w:rPr>
      <w:rFonts w:ascii="Arial" w:hAnsi="Arial" w:cs="Times New Roman"/>
      <w:b/>
      <w:sz w:val="22"/>
    </w:rPr>
  </w:style>
  <w:style w:type="character" w:customStyle="1" w:styleId="Heading3Char">
    <w:name w:val="Heading 3 Char"/>
    <w:link w:val="Heading3"/>
    <w:uiPriority w:val="9"/>
    <w:locked/>
    <w:rsid w:val="00622A34"/>
    <w:rPr>
      <w:i/>
      <w:color w:val="000000"/>
      <w:szCs w:val="23"/>
    </w:rPr>
  </w:style>
  <w:style w:type="character" w:customStyle="1" w:styleId="Heading4Char">
    <w:name w:val="Heading 4 Char"/>
    <w:link w:val="Heading4"/>
    <w:locked/>
    <w:rsid w:val="000C6307"/>
    <w:rPr>
      <w:rFonts w:cs="Times New Roman"/>
      <w:b/>
      <w:sz w:val="22"/>
      <w:szCs w:val="22"/>
    </w:rPr>
  </w:style>
  <w:style w:type="character" w:customStyle="1" w:styleId="Heading5Char">
    <w:name w:val="Heading 5 Char"/>
    <w:link w:val="Heading5"/>
    <w:locked/>
    <w:rsid w:val="003400B8"/>
    <w:rPr>
      <w:sz w:val="22"/>
    </w:rPr>
  </w:style>
  <w:style w:type="character" w:customStyle="1" w:styleId="Heading6Char">
    <w:name w:val="Heading 6 Char"/>
    <w:link w:val="Heading6"/>
    <w:uiPriority w:val="99"/>
    <w:rsid w:val="00F61766"/>
    <w:rPr>
      <w:snapToGrid w:val="0"/>
      <w:color w:val="000000"/>
      <w:sz w:val="22"/>
      <w:lang w:val="en-US" w:eastAsia="en-US"/>
    </w:rPr>
  </w:style>
  <w:style w:type="character" w:customStyle="1" w:styleId="Heading7Char">
    <w:name w:val="Heading 7 Char"/>
    <w:link w:val="Heading7"/>
    <w:uiPriority w:val="99"/>
    <w:locked/>
    <w:rsid w:val="00B029A6"/>
    <w:rPr>
      <w:rFonts w:ascii="Arial" w:hAnsi="Arial" w:cs="Times New Roman"/>
      <w:sz w:val="22"/>
    </w:rPr>
  </w:style>
  <w:style w:type="character" w:customStyle="1" w:styleId="Heading8Char">
    <w:name w:val="Heading 8 Char"/>
    <w:link w:val="Heading8"/>
    <w:uiPriority w:val="99"/>
    <w:locked/>
    <w:rsid w:val="00B029A6"/>
    <w:rPr>
      <w:rFonts w:ascii="Arial" w:hAnsi="Arial" w:cs="Times New Roman"/>
      <w:i/>
      <w:sz w:val="22"/>
    </w:rPr>
  </w:style>
  <w:style w:type="character" w:customStyle="1" w:styleId="Heading9Char">
    <w:name w:val="Heading 9 Char"/>
    <w:link w:val="Heading9"/>
    <w:uiPriority w:val="99"/>
    <w:locked/>
    <w:rsid w:val="00B029A6"/>
    <w:rPr>
      <w:rFonts w:ascii="Arial" w:hAnsi="Arial" w:cs="Times New Roman"/>
      <w:b/>
      <w:i/>
      <w:sz w:val="18"/>
    </w:rPr>
  </w:style>
  <w:style w:type="character" w:styleId="FootnoteReference">
    <w:name w:val="footnote reference"/>
    <w:uiPriority w:val="99"/>
    <w:semiHidden/>
    <w:rsid w:val="00F61766"/>
    <w:rPr>
      <w:rFonts w:ascii="Times New Roman" w:hAnsi="Times New Roman" w:cs="Times New Roman"/>
      <w:sz w:val="24"/>
      <w:vertAlign w:val="superscript"/>
    </w:rPr>
  </w:style>
  <w:style w:type="paragraph" w:customStyle="1" w:styleId="Level1">
    <w:name w:val="Level 1"/>
    <w:uiPriority w:val="99"/>
    <w:rsid w:val="00F61766"/>
    <w:pPr>
      <w:autoSpaceDE w:val="0"/>
      <w:autoSpaceDN w:val="0"/>
      <w:adjustRightInd w:val="0"/>
      <w:ind w:left="720"/>
    </w:pPr>
    <w:rPr>
      <w:rFonts w:ascii="Courier New" w:hAnsi="Courier New"/>
    </w:rPr>
  </w:style>
  <w:style w:type="paragraph" w:styleId="TOC2">
    <w:name w:val="toc 2"/>
    <w:basedOn w:val="Normal"/>
    <w:next w:val="Normal"/>
    <w:autoRedefine/>
    <w:uiPriority w:val="39"/>
    <w:rsid w:val="00682E4E"/>
    <w:pPr>
      <w:tabs>
        <w:tab w:val="left" w:pos="540"/>
        <w:tab w:val="right" w:leader="dot" w:pos="9360"/>
      </w:tabs>
      <w:spacing w:after="0"/>
      <w:ind w:left="216"/>
    </w:pPr>
  </w:style>
  <w:style w:type="paragraph" w:styleId="TOC1">
    <w:name w:val="toc 1"/>
    <w:basedOn w:val="Normal"/>
    <w:next w:val="Normal"/>
    <w:autoRedefine/>
    <w:uiPriority w:val="39"/>
    <w:rsid w:val="00D24879"/>
    <w:pPr>
      <w:tabs>
        <w:tab w:val="right" w:leader="dot" w:pos="9360"/>
      </w:tabs>
      <w:spacing w:after="0"/>
    </w:pPr>
    <w:rPr>
      <w:sz w:val="24"/>
    </w:rPr>
  </w:style>
  <w:style w:type="paragraph" w:customStyle="1" w:styleId="tab3">
    <w:name w:val="tab3"/>
    <w:basedOn w:val="Normal"/>
    <w:uiPriority w:val="99"/>
    <w:rsid w:val="00F61766"/>
    <w:pPr>
      <w:keepNext/>
      <w:tabs>
        <w:tab w:val="left" w:pos="-1440"/>
        <w:tab w:val="left" w:pos="2970"/>
        <w:tab w:val="left" w:pos="6570"/>
      </w:tabs>
      <w:spacing w:after="0"/>
      <w:ind w:left="2880" w:hanging="2880"/>
    </w:pPr>
  </w:style>
  <w:style w:type="paragraph" w:styleId="BodyText">
    <w:name w:val="Body Text"/>
    <w:basedOn w:val="Normal"/>
    <w:link w:val="BodyTextChar"/>
    <w:uiPriority w:val="99"/>
    <w:rsid w:val="00F61766"/>
    <w:pPr>
      <w:ind w:right="3456"/>
    </w:pPr>
    <w:rPr>
      <w:i/>
      <w:sz w:val="16"/>
    </w:rPr>
  </w:style>
  <w:style w:type="character" w:customStyle="1" w:styleId="BodyTextChar">
    <w:name w:val="Body Text Char"/>
    <w:link w:val="BodyText"/>
    <w:uiPriority w:val="99"/>
    <w:locked/>
    <w:rsid w:val="00510C5E"/>
    <w:rPr>
      <w:rFonts w:cs="Times New Roman"/>
      <w:i/>
      <w:sz w:val="16"/>
    </w:rPr>
  </w:style>
  <w:style w:type="paragraph" w:customStyle="1" w:styleId="tab1">
    <w:name w:val="tab1"/>
    <w:basedOn w:val="Normal"/>
    <w:uiPriority w:val="99"/>
    <w:rsid w:val="00F61766"/>
    <w:pPr>
      <w:framePr w:w="9360" w:wrap="auto" w:vAnchor="text" w:hAnchor="margin" w:x="27" w:y="176"/>
      <w:tabs>
        <w:tab w:val="left" w:pos="0"/>
        <w:tab w:val="right" w:pos="1620"/>
        <w:tab w:val="right" w:pos="3150"/>
        <w:tab w:val="right" w:pos="4680"/>
        <w:tab w:val="right" w:pos="5940"/>
        <w:tab w:val="right" w:pos="7380"/>
        <w:tab w:val="right" w:pos="8640"/>
      </w:tabs>
      <w:spacing w:after="0"/>
      <w:jc w:val="right"/>
    </w:pPr>
    <w:rPr>
      <w:sz w:val="20"/>
    </w:rPr>
  </w:style>
  <w:style w:type="character" w:styleId="Hyperlink">
    <w:name w:val="Hyperlink"/>
    <w:uiPriority w:val="99"/>
    <w:rsid w:val="00F61766"/>
    <w:rPr>
      <w:rFonts w:cs="Times New Roman"/>
      <w:color w:val="0000FF"/>
      <w:u w:val="single"/>
    </w:rPr>
  </w:style>
  <w:style w:type="character" w:styleId="FollowedHyperlink">
    <w:name w:val="FollowedHyperlink"/>
    <w:uiPriority w:val="99"/>
    <w:rsid w:val="00F61766"/>
    <w:rPr>
      <w:rFonts w:cs="Times New Roman"/>
      <w:color w:val="800080"/>
      <w:u w:val="single"/>
    </w:rPr>
  </w:style>
  <w:style w:type="paragraph" w:customStyle="1" w:styleId="font5">
    <w:name w:val="font5"/>
    <w:basedOn w:val="Normal"/>
    <w:rsid w:val="00F61766"/>
    <w:pPr>
      <w:spacing w:before="100" w:beforeAutospacing="1" w:after="100" w:afterAutospacing="1"/>
    </w:pPr>
    <w:rPr>
      <w:sz w:val="20"/>
    </w:rPr>
  </w:style>
  <w:style w:type="paragraph" w:customStyle="1" w:styleId="font6">
    <w:name w:val="font6"/>
    <w:basedOn w:val="Normal"/>
    <w:rsid w:val="00F61766"/>
    <w:pPr>
      <w:spacing w:before="100" w:beforeAutospacing="1" w:after="100" w:afterAutospacing="1"/>
    </w:pPr>
    <w:rPr>
      <w:sz w:val="20"/>
    </w:rPr>
  </w:style>
  <w:style w:type="paragraph" w:customStyle="1" w:styleId="xl24">
    <w:name w:val="xl24"/>
    <w:basedOn w:val="Normal"/>
    <w:uiPriority w:val="99"/>
    <w:rsid w:val="00F61766"/>
    <w:pPr>
      <w:spacing w:before="100" w:beforeAutospacing="1" w:after="100" w:afterAutospacing="1"/>
    </w:pPr>
    <w:rPr>
      <w:sz w:val="16"/>
      <w:szCs w:val="16"/>
    </w:rPr>
  </w:style>
  <w:style w:type="paragraph" w:customStyle="1" w:styleId="xl25">
    <w:name w:val="xl25"/>
    <w:basedOn w:val="Normal"/>
    <w:uiPriority w:val="99"/>
    <w:rsid w:val="00F61766"/>
    <w:pPr>
      <w:spacing w:before="100" w:beforeAutospacing="1" w:after="100" w:afterAutospacing="1"/>
      <w:textAlignment w:val="top"/>
    </w:pPr>
    <w:rPr>
      <w:sz w:val="16"/>
      <w:szCs w:val="16"/>
    </w:rPr>
  </w:style>
  <w:style w:type="paragraph" w:customStyle="1" w:styleId="xl26">
    <w:name w:val="xl26"/>
    <w:basedOn w:val="Normal"/>
    <w:uiPriority w:val="99"/>
    <w:rsid w:val="00F61766"/>
    <w:pPr>
      <w:spacing w:before="100" w:beforeAutospacing="1" w:after="100" w:afterAutospacing="1"/>
    </w:pPr>
    <w:rPr>
      <w:rFonts w:ascii="Arial" w:hAnsi="Arial" w:cs="Arial"/>
      <w:sz w:val="24"/>
    </w:rPr>
  </w:style>
  <w:style w:type="paragraph" w:customStyle="1" w:styleId="xl27">
    <w:name w:val="xl27"/>
    <w:basedOn w:val="Normal"/>
    <w:uiPriority w:val="99"/>
    <w:rsid w:val="00F61766"/>
    <w:pPr>
      <w:spacing w:before="100" w:beforeAutospacing="1" w:after="100" w:afterAutospacing="1"/>
    </w:pPr>
    <w:rPr>
      <w:rFonts w:ascii="Arial" w:hAnsi="Arial" w:cs="Arial"/>
      <w:sz w:val="24"/>
    </w:rPr>
  </w:style>
  <w:style w:type="paragraph" w:customStyle="1" w:styleId="xl28">
    <w:name w:val="xl28"/>
    <w:basedOn w:val="Normal"/>
    <w:uiPriority w:val="99"/>
    <w:rsid w:val="00F61766"/>
    <w:pPr>
      <w:spacing w:before="100" w:beforeAutospacing="1" w:after="100" w:afterAutospacing="1"/>
    </w:pPr>
    <w:rPr>
      <w:rFonts w:ascii="Arial" w:hAnsi="Arial" w:cs="Arial"/>
      <w:sz w:val="24"/>
    </w:rPr>
  </w:style>
  <w:style w:type="paragraph" w:customStyle="1" w:styleId="xl29">
    <w:name w:val="xl29"/>
    <w:basedOn w:val="Normal"/>
    <w:uiPriority w:val="99"/>
    <w:rsid w:val="00F61766"/>
    <w:pPr>
      <w:spacing w:before="100" w:beforeAutospacing="1" w:after="100" w:afterAutospacing="1"/>
    </w:pPr>
    <w:rPr>
      <w:rFonts w:ascii="Arial" w:hAnsi="Arial" w:cs="Arial"/>
      <w:sz w:val="24"/>
    </w:rPr>
  </w:style>
  <w:style w:type="paragraph" w:customStyle="1" w:styleId="xl30">
    <w:name w:val="xl30"/>
    <w:basedOn w:val="Normal"/>
    <w:uiPriority w:val="99"/>
    <w:rsid w:val="00F61766"/>
    <w:pPr>
      <w:spacing w:before="100" w:beforeAutospacing="1" w:after="100" w:afterAutospacing="1"/>
    </w:pPr>
    <w:rPr>
      <w:rFonts w:ascii="Arial" w:hAnsi="Arial" w:cs="Arial"/>
      <w:sz w:val="24"/>
    </w:rPr>
  </w:style>
  <w:style w:type="paragraph" w:customStyle="1" w:styleId="xl31">
    <w:name w:val="xl31"/>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2">
    <w:name w:val="xl32"/>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3">
    <w:name w:val="xl33"/>
    <w:basedOn w:val="Normal"/>
    <w:uiPriority w:val="99"/>
    <w:rsid w:val="00F61766"/>
    <w:pPr>
      <w:pBdr>
        <w:bottom w:val="single" w:sz="4" w:space="0" w:color="000000"/>
        <w:right w:val="single" w:sz="4" w:space="0" w:color="FFFFFF"/>
      </w:pBdr>
      <w:spacing w:before="100" w:beforeAutospacing="1" w:after="100" w:afterAutospacing="1"/>
      <w:textAlignment w:val="top"/>
    </w:pPr>
    <w:rPr>
      <w:sz w:val="24"/>
    </w:rPr>
  </w:style>
  <w:style w:type="paragraph" w:customStyle="1" w:styleId="xl34">
    <w:name w:val="xl34"/>
    <w:basedOn w:val="Normal"/>
    <w:uiPriority w:val="99"/>
    <w:rsid w:val="00F61766"/>
    <w:pPr>
      <w:pBdr>
        <w:bottom w:val="single" w:sz="4" w:space="0" w:color="000000"/>
        <w:right w:val="single" w:sz="4" w:space="0" w:color="FFFFFF"/>
      </w:pBdr>
      <w:spacing w:before="100" w:beforeAutospacing="1" w:after="100" w:afterAutospacing="1"/>
      <w:jc w:val="center"/>
      <w:textAlignment w:val="top"/>
    </w:pPr>
    <w:rPr>
      <w:sz w:val="24"/>
    </w:rPr>
  </w:style>
  <w:style w:type="paragraph" w:customStyle="1" w:styleId="xl35">
    <w:name w:val="xl35"/>
    <w:basedOn w:val="Normal"/>
    <w:uiPriority w:val="99"/>
    <w:rsid w:val="00F61766"/>
    <w:pPr>
      <w:pBdr>
        <w:bottom w:val="single" w:sz="4" w:space="0" w:color="000000"/>
        <w:right w:val="single" w:sz="4" w:space="0" w:color="FFFFFF"/>
      </w:pBdr>
      <w:spacing w:before="100" w:beforeAutospacing="1" w:after="100" w:afterAutospacing="1"/>
      <w:jc w:val="center"/>
      <w:textAlignment w:val="top"/>
    </w:pPr>
  </w:style>
  <w:style w:type="paragraph" w:customStyle="1" w:styleId="xl36">
    <w:name w:val="xl36"/>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sz w:val="24"/>
    </w:rPr>
  </w:style>
  <w:style w:type="paragraph" w:customStyle="1" w:styleId="xl37">
    <w:name w:val="xl37"/>
    <w:basedOn w:val="Normal"/>
    <w:uiPriority w:val="99"/>
    <w:rsid w:val="00F61766"/>
    <w:pPr>
      <w:pBdr>
        <w:bottom w:val="single" w:sz="4" w:space="0" w:color="FFFFFF"/>
        <w:right w:val="single" w:sz="4" w:space="0" w:color="FFFFFF"/>
      </w:pBdr>
      <w:spacing w:before="100" w:beforeAutospacing="1" w:after="100" w:afterAutospacing="1"/>
      <w:jc w:val="center"/>
      <w:textAlignment w:val="top"/>
    </w:pPr>
    <w:rPr>
      <w:sz w:val="24"/>
    </w:rPr>
  </w:style>
  <w:style w:type="paragraph" w:customStyle="1" w:styleId="xl38">
    <w:name w:val="xl38"/>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39">
    <w:name w:val="xl39"/>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40">
    <w:name w:val="xl40"/>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b/>
      <w:bCs/>
      <w:sz w:val="24"/>
    </w:rPr>
  </w:style>
  <w:style w:type="paragraph" w:styleId="DocumentMap">
    <w:name w:val="Document Map"/>
    <w:basedOn w:val="Normal"/>
    <w:link w:val="DocumentMapChar"/>
    <w:uiPriority w:val="99"/>
    <w:semiHidden/>
    <w:rsid w:val="00F61766"/>
    <w:pPr>
      <w:shd w:val="clear" w:color="auto" w:fill="000080"/>
    </w:pPr>
    <w:rPr>
      <w:rFonts w:ascii="Tahoma" w:hAnsi="Tahoma"/>
    </w:rPr>
  </w:style>
  <w:style w:type="character" w:customStyle="1" w:styleId="DocumentMapChar">
    <w:name w:val="Document Map Char"/>
    <w:link w:val="DocumentMap"/>
    <w:uiPriority w:val="99"/>
    <w:semiHidden/>
    <w:locked/>
    <w:rsid w:val="00B029A6"/>
    <w:rPr>
      <w:rFonts w:ascii="Tahoma" w:hAnsi="Tahoma" w:cs="Times New Roman"/>
      <w:sz w:val="22"/>
      <w:shd w:val="clear" w:color="auto" w:fill="000080"/>
    </w:rPr>
  </w:style>
  <w:style w:type="character" w:styleId="CommentReference">
    <w:name w:val="annotation reference"/>
    <w:uiPriority w:val="99"/>
    <w:semiHidden/>
    <w:rsid w:val="00F61766"/>
    <w:rPr>
      <w:rFonts w:cs="Times New Roman"/>
      <w:sz w:val="16"/>
    </w:rPr>
  </w:style>
  <w:style w:type="paragraph" w:styleId="CommentText">
    <w:name w:val="annotation text"/>
    <w:basedOn w:val="Normal"/>
    <w:link w:val="CommentTextChar"/>
    <w:uiPriority w:val="99"/>
    <w:semiHidden/>
    <w:rsid w:val="00F61766"/>
    <w:pPr>
      <w:spacing w:after="240"/>
    </w:pPr>
    <w:rPr>
      <w:sz w:val="24"/>
    </w:rPr>
  </w:style>
  <w:style w:type="character" w:customStyle="1" w:styleId="CommentTextChar">
    <w:name w:val="Comment Text Char"/>
    <w:link w:val="CommentText"/>
    <w:uiPriority w:val="99"/>
    <w:semiHidden/>
    <w:locked/>
    <w:rsid w:val="00D2235E"/>
    <w:rPr>
      <w:rFonts w:cs="Times New Roman"/>
      <w:sz w:val="24"/>
    </w:rPr>
  </w:style>
  <w:style w:type="paragraph" w:styleId="Header">
    <w:name w:val="header"/>
    <w:basedOn w:val="Normal"/>
    <w:link w:val="HeaderChar"/>
    <w:uiPriority w:val="99"/>
    <w:rsid w:val="00F61766"/>
    <w:pPr>
      <w:tabs>
        <w:tab w:val="center" w:pos="4320"/>
        <w:tab w:val="right" w:pos="9810"/>
      </w:tabs>
    </w:pPr>
    <w:rPr>
      <w:i/>
    </w:rPr>
  </w:style>
  <w:style w:type="character" w:customStyle="1" w:styleId="HeaderChar">
    <w:name w:val="Header Char"/>
    <w:link w:val="Header"/>
    <w:uiPriority w:val="99"/>
    <w:locked/>
    <w:rsid w:val="00B029A6"/>
    <w:rPr>
      <w:rFonts w:cs="Times New Roman"/>
      <w:i/>
      <w:sz w:val="22"/>
    </w:rPr>
  </w:style>
  <w:style w:type="paragraph" w:styleId="Footer">
    <w:name w:val="footer"/>
    <w:basedOn w:val="Normal"/>
    <w:link w:val="FooterChar"/>
    <w:uiPriority w:val="99"/>
    <w:rsid w:val="00F61766"/>
    <w:pPr>
      <w:tabs>
        <w:tab w:val="center" w:pos="4320"/>
        <w:tab w:val="left" w:pos="5957"/>
      </w:tabs>
    </w:pPr>
    <w:rPr>
      <w:i/>
      <w:sz w:val="24"/>
    </w:rPr>
  </w:style>
  <w:style w:type="character" w:customStyle="1" w:styleId="FooterChar">
    <w:name w:val="Footer Char"/>
    <w:link w:val="Footer"/>
    <w:uiPriority w:val="99"/>
    <w:locked/>
    <w:rsid w:val="00B029A6"/>
    <w:rPr>
      <w:rFonts w:cs="Times New Roman"/>
      <w:i/>
      <w:sz w:val="24"/>
    </w:rPr>
  </w:style>
  <w:style w:type="paragraph" w:styleId="BalloonText">
    <w:name w:val="Balloon Text"/>
    <w:basedOn w:val="Normal"/>
    <w:link w:val="BalloonTextChar"/>
    <w:uiPriority w:val="99"/>
    <w:semiHidden/>
    <w:rsid w:val="00F61766"/>
    <w:rPr>
      <w:rFonts w:ascii="Tahoma" w:hAnsi="Tahoma" w:cs="Tahoma"/>
      <w:sz w:val="16"/>
      <w:szCs w:val="16"/>
    </w:rPr>
  </w:style>
  <w:style w:type="character" w:customStyle="1" w:styleId="BalloonTextChar">
    <w:name w:val="Balloon Text Char"/>
    <w:link w:val="BalloonText"/>
    <w:uiPriority w:val="99"/>
    <w:semiHidden/>
    <w:locked/>
    <w:rsid w:val="00B029A6"/>
    <w:rPr>
      <w:rFonts w:ascii="Tahoma" w:hAnsi="Tahoma" w:cs="Tahoma"/>
      <w:sz w:val="16"/>
      <w:szCs w:val="16"/>
    </w:rPr>
  </w:style>
  <w:style w:type="paragraph" w:customStyle="1" w:styleId="CM8">
    <w:name w:val="CM8"/>
    <w:basedOn w:val="Normal"/>
    <w:next w:val="Normal"/>
    <w:uiPriority w:val="99"/>
    <w:rsid w:val="00F61766"/>
    <w:pPr>
      <w:spacing w:after="0" w:line="260" w:lineRule="atLeast"/>
    </w:pPr>
    <w:rPr>
      <w:sz w:val="24"/>
    </w:rPr>
  </w:style>
  <w:style w:type="character" w:customStyle="1" w:styleId="TitleChar">
    <w:name w:val="Title Char"/>
    <w:link w:val="Title"/>
    <w:uiPriority w:val="10"/>
    <w:locked/>
    <w:rsid w:val="00B029A6"/>
    <w:rPr>
      <w:rFonts w:cs="Times New Roman"/>
      <w:b/>
      <w:kern w:val="28"/>
      <w:sz w:val="32"/>
    </w:rPr>
  </w:style>
  <w:style w:type="paragraph" w:customStyle="1" w:styleId="nl">
    <w:name w:val="nl"/>
    <w:basedOn w:val="Level1"/>
    <w:uiPriority w:val="99"/>
    <w:rsid w:val="00F61766"/>
    <w:pPr>
      <w:numPr>
        <w:numId w:val="1"/>
      </w:numPr>
      <w:ind w:left="360"/>
    </w:pPr>
    <w:rPr>
      <w:szCs w:val="20"/>
    </w:rPr>
  </w:style>
  <w:style w:type="paragraph" w:customStyle="1" w:styleId="bl">
    <w:name w:val="bl"/>
    <w:basedOn w:val="nl"/>
    <w:uiPriority w:val="99"/>
    <w:rsid w:val="00F61766"/>
    <w:pPr>
      <w:numPr>
        <w:numId w:val="0"/>
      </w:numPr>
      <w:ind w:left="360" w:hanging="360"/>
    </w:pPr>
  </w:style>
  <w:style w:type="paragraph" w:styleId="BlockText">
    <w:name w:val="Block Text"/>
    <w:basedOn w:val="Normal"/>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pPr>
    <w:rPr>
      <w:color w:val="000000"/>
      <w:sz w:val="24"/>
    </w:rPr>
  </w:style>
  <w:style w:type="paragraph" w:customStyle="1" w:styleId="body">
    <w:name w:val="body"/>
    <w:basedOn w:val="Normal"/>
    <w:rsid w:val="00F61766"/>
  </w:style>
  <w:style w:type="paragraph" w:styleId="BodyText2">
    <w:name w:val="Body Text 2"/>
    <w:basedOn w:val="Normal"/>
    <w:link w:val="BodyText2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color w:val="000000"/>
      <w:sz w:val="24"/>
    </w:rPr>
  </w:style>
  <w:style w:type="character" w:customStyle="1" w:styleId="BodyText2Char">
    <w:name w:val="Body Text 2 Char"/>
    <w:link w:val="BodyText2"/>
    <w:uiPriority w:val="99"/>
    <w:locked/>
    <w:rsid w:val="00B029A6"/>
    <w:rPr>
      <w:rFonts w:cs="Times New Roman"/>
      <w:color w:val="000000"/>
      <w:sz w:val="24"/>
    </w:rPr>
  </w:style>
  <w:style w:type="paragraph" w:styleId="BodyText3">
    <w:name w:val="Body Text 3"/>
    <w:basedOn w:val="Normal"/>
    <w:link w:val="BodyText3Char"/>
    <w:uiPriority w:val="99"/>
    <w:rsid w:val="00F61766"/>
    <w:pPr>
      <w:widowControl w:val="0"/>
      <w:tabs>
        <w:tab w:val="left" w:pos="-1440"/>
        <w:tab w:val="left" w:pos="-720"/>
        <w:tab w:val="left" w:pos="720"/>
        <w:tab w:val="left" w:pos="1440"/>
        <w:tab w:val="left" w:pos="2160"/>
      </w:tabs>
    </w:pPr>
    <w:rPr>
      <w:color w:val="000000"/>
    </w:rPr>
  </w:style>
  <w:style w:type="character" w:customStyle="1" w:styleId="BodyText3Char">
    <w:name w:val="Body Text 3 Char"/>
    <w:link w:val="BodyText3"/>
    <w:uiPriority w:val="99"/>
    <w:locked/>
    <w:rsid w:val="00B029A6"/>
    <w:rPr>
      <w:rFonts w:cs="Times New Roman"/>
      <w:color w:val="000000"/>
      <w:sz w:val="22"/>
    </w:rPr>
  </w:style>
  <w:style w:type="paragraph" w:styleId="BodyTextIndent">
    <w:name w:val="Body Text Indent"/>
    <w:basedOn w:val="Normal"/>
    <w:link w:val="BodyTextIndent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pPr>
    <w:rPr>
      <w:color w:val="000000"/>
      <w:sz w:val="24"/>
    </w:rPr>
  </w:style>
  <w:style w:type="character" w:customStyle="1" w:styleId="BodyTextIndentChar">
    <w:name w:val="Body Text Indent Char"/>
    <w:link w:val="BodyTextIndent"/>
    <w:uiPriority w:val="99"/>
    <w:rsid w:val="00F61766"/>
    <w:rPr>
      <w:color w:val="000000"/>
      <w:sz w:val="24"/>
      <w:lang w:val="en-US" w:eastAsia="en-US"/>
    </w:rPr>
  </w:style>
  <w:style w:type="paragraph" w:styleId="BodyTextIndent2">
    <w:name w:val="Body Text Indent 2"/>
    <w:basedOn w:val="Normal"/>
    <w:link w:val="BodyTextIndent2Char"/>
    <w:uiPriority w:val="99"/>
    <w:rsid w:val="00F61766"/>
    <w:pPr>
      <w:spacing w:after="0"/>
      <w:ind w:left="720"/>
    </w:pPr>
  </w:style>
  <w:style w:type="character" w:customStyle="1" w:styleId="BodyTextIndent2Char">
    <w:name w:val="Body Text Indent 2 Char"/>
    <w:link w:val="BodyTextIndent2"/>
    <w:uiPriority w:val="99"/>
    <w:locked/>
    <w:rsid w:val="00B029A6"/>
    <w:rPr>
      <w:rFonts w:cs="Times New Roman"/>
      <w:sz w:val="22"/>
    </w:rPr>
  </w:style>
  <w:style w:type="paragraph" w:styleId="BodyTextIndent3">
    <w:name w:val="Body Text Indent 3"/>
    <w:basedOn w:val="Normal"/>
    <w:link w:val="BodyTextIndent3Char"/>
    <w:uiPriority w:val="99"/>
    <w:rsid w:val="00F61766"/>
    <w:pPr>
      <w:tabs>
        <w:tab w:val="left" w:pos="6030"/>
      </w:tabs>
      <w:ind w:left="360"/>
    </w:pPr>
    <w:rPr>
      <w:sz w:val="20"/>
    </w:rPr>
  </w:style>
  <w:style w:type="character" w:customStyle="1" w:styleId="BodyTextIndent3Char">
    <w:name w:val="Body Text Indent 3 Char"/>
    <w:link w:val="BodyTextIndent3"/>
    <w:uiPriority w:val="99"/>
    <w:locked/>
    <w:rsid w:val="00B029A6"/>
    <w:rPr>
      <w:rFonts w:cs="Times New Roman"/>
    </w:rPr>
  </w:style>
  <w:style w:type="paragraph" w:styleId="Caption">
    <w:name w:val="caption"/>
    <w:basedOn w:val="Normal"/>
    <w:next w:val="Normal"/>
    <w:uiPriority w:val="35"/>
    <w:qFormat/>
    <w:rsid w:val="00330A62"/>
    <w:pPr>
      <w:keepNext/>
      <w:spacing w:before="120"/>
      <w:jc w:val="left"/>
    </w:pPr>
  </w:style>
  <w:style w:type="paragraph" w:customStyle="1" w:styleId="Citation">
    <w:name w:val="Citation"/>
    <w:basedOn w:val="Normal"/>
    <w:uiPriority w:val="99"/>
    <w:rsid w:val="00F61766"/>
    <w:pPr>
      <w:ind w:left="720" w:hanging="720"/>
    </w:pPr>
  </w:style>
  <w:style w:type="paragraph" w:customStyle="1" w:styleId="eq">
    <w:name w:val="eq"/>
    <w:basedOn w:val="Normal"/>
    <w:uiPriority w:val="99"/>
    <w:rsid w:val="00F61766"/>
    <w:pPr>
      <w:tabs>
        <w:tab w:val="right" w:pos="7560"/>
      </w:tabs>
      <w:spacing w:after="240"/>
    </w:pPr>
  </w:style>
  <w:style w:type="paragraph" w:customStyle="1" w:styleId="equ">
    <w:name w:val="equ"/>
    <w:basedOn w:val="Normal"/>
    <w:uiPriority w:val="99"/>
    <w:rsid w:val="00F61766"/>
    <w:pPr>
      <w:ind w:left="720" w:hanging="540"/>
    </w:pPr>
  </w:style>
  <w:style w:type="paragraph" w:customStyle="1" w:styleId="equation">
    <w:name w:val="equation"/>
    <w:basedOn w:val="Normal"/>
    <w:uiPriority w:val="99"/>
    <w:rsid w:val="00F61766"/>
    <w:pPr>
      <w:tabs>
        <w:tab w:val="left" w:pos="1440"/>
        <w:tab w:val="left" w:leader="dot" w:pos="7920"/>
      </w:tabs>
      <w:ind w:left="1440" w:hanging="720"/>
    </w:pPr>
  </w:style>
  <w:style w:type="paragraph" w:customStyle="1" w:styleId="fig">
    <w:name w:val="fig"/>
    <w:basedOn w:val="Normal"/>
    <w:rsid w:val="00F61766"/>
    <w:pPr>
      <w:keepNext/>
      <w:spacing w:after="0"/>
      <w:jc w:val="center"/>
    </w:pPr>
  </w:style>
  <w:style w:type="character" w:customStyle="1" w:styleId="figChar">
    <w:name w:val="fig Char"/>
    <w:uiPriority w:val="99"/>
    <w:rsid w:val="00F61766"/>
    <w:rPr>
      <w:sz w:val="22"/>
      <w:lang w:val="en-US" w:eastAsia="en-US"/>
    </w:rPr>
  </w:style>
  <w:style w:type="paragraph" w:customStyle="1" w:styleId="figcap">
    <w:name w:val="figcap"/>
    <w:basedOn w:val="Normal"/>
    <w:uiPriority w:val="99"/>
    <w:rsid w:val="00F61766"/>
    <w:pPr>
      <w:ind w:left="990" w:hanging="990"/>
    </w:pPr>
  </w:style>
  <w:style w:type="paragraph" w:customStyle="1" w:styleId="FigCaption">
    <w:name w:val="FigCaption"/>
    <w:basedOn w:val="Heading6"/>
    <w:uiPriority w:val="99"/>
    <w:rsid w:val="00F61766"/>
  </w:style>
  <w:style w:type="paragraph" w:styleId="FootnoteText">
    <w:name w:val="footnote text"/>
    <w:basedOn w:val="Normal"/>
    <w:link w:val="FootnoteTextChar"/>
    <w:uiPriority w:val="99"/>
    <w:semiHidden/>
    <w:rsid w:val="00F61766"/>
    <w:pPr>
      <w:spacing w:after="60"/>
      <w:ind w:left="720" w:hanging="720"/>
    </w:pPr>
    <w:rPr>
      <w:sz w:val="20"/>
    </w:rPr>
  </w:style>
  <w:style w:type="character" w:customStyle="1" w:styleId="FootnoteTextChar">
    <w:name w:val="Footnote Text Char"/>
    <w:link w:val="FootnoteText"/>
    <w:uiPriority w:val="99"/>
    <w:semiHidden/>
    <w:locked/>
    <w:rsid w:val="00B029A6"/>
    <w:rPr>
      <w:rFonts w:cs="Times New Roman"/>
    </w:rPr>
  </w:style>
  <w:style w:type="paragraph" w:customStyle="1" w:styleId="hanging">
    <w:name w:val="hanging"/>
    <w:basedOn w:val="Normal"/>
    <w:uiPriority w:val="99"/>
    <w:rsid w:val="00F61766"/>
    <w:pPr>
      <w:spacing w:after="240"/>
      <w:ind w:left="720" w:hanging="720"/>
    </w:pPr>
    <w:rPr>
      <w:sz w:val="24"/>
    </w:rPr>
  </w:style>
  <w:style w:type="paragraph" w:styleId="HTMLPreformatted">
    <w:name w:val="HTML Preformatted"/>
    <w:basedOn w:val="Normal"/>
    <w:link w:val="HTMLPreformattedChar"/>
    <w:uiPriority w:val="99"/>
    <w:rsid w:val="00F61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hAnsi="Arial Unicode MS"/>
      <w:color w:val="000000"/>
      <w:sz w:val="20"/>
    </w:rPr>
  </w:style>
  <w:style w:type="character" w:customStyle="1" w:styleId="HTMLPreformattedChar">
    <w:name w:val="HTML Preformatted Char"/>
    <w:link w:val="HTMLPreformatted"/>
    <w:uiPriority w:val="99"/>
    <w:locked/>
    <w:rsid w:val="00B029A6"/>
    <w:rPr>
      <w:rFonts w:ascii="Arial Unicode MS" w:eastAsia="Times New Roman" w:hAnsi="Arial Unicode MS" w:cs="Times New Roman"/>
      <w:color w:val="000000"/>
    </w:rPr>
  </w:style>
  <w:style w:type="paragraph" w:customStyle="1" w:styleId="lc">
    <w:name w:val="lc"/>
    <w:basedOn w:val="Normal"/>
    <w:uiPriority w:val="99"/>
    <w:rsid w:val="00F61766"/>
    <w:pPr>
      <w:ind w:left="720" w:hanging="720"/>
    </w:pPr>
    <w:rPr>
      <w:color w:val="000000"/>
    </w:rPr>
  </w:style>
  <w:style w:type="table" w:styleId="TableGrid">
    <w:name w:val="Table Grid"/>
    <w:basedOn w:val="TableNormal"/>
    <w:uiPriority w:val="99"/>
    <w:rsid w:val="002A4C8E"/>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
    <w:name w:val="LE"/>
    <w:uiPriority w:val="99"/>
    <w:rsid w:val="00F61766"/>
    <w:pPr>
      <w:keepLines/>
      <w:tabs>
        <w:tab w:val="left" w:pos="1440"/>
      </w:tabs>
      <w:spacing w:after="240" w:line="240" w:lineRule="atLeast"/>
      <w:ind w:left="720" w:right="576" w:hanging="720"/>
    </w:pPr>
  </w:style>
  <w:style w:type="paragraph" w:customStyle="1" w:styleId="Level2">
    <w:name w:val="Level 2"/>
    <w:uiPriority w:val="99"/>
    <w:rsid w:val="00F61766"/>
    <w:pPr>
      <w:autoSpaceDE w:val="0"/>
      <w:autoSpaceDN w:val="0"/>
      <w:adjustRightInd w:val="0"/>
      <w:ind w:left="1440"/>
    </w:pPr>
  </w:style>
  <w:style w:type="paragraph" w:styleId="ListBullet">
    <w:name w:val="List Bullet"/>
    <w:basedOn w:val="Normal"/>
    <w:autoRedefine/>
    <w:uiPriority w:val="99"/>
    <w:rsid w:val="00F61766"/>
    <w:pPr>
      <w:tabs>
        <w:tab w:val="num" w:pos="360"/>
      </w:tabs>
      <w:ind w:left="360" w:hanging="360"/>
    </w:pPr>
  </w:style>
  <w:style w:type="paragraph" w:styleId="List">
    <w:name w:val="List"/>
    <w:aliases w:val="list"/>
    <w:basedOn w:val="Normal"/>
    <w:uiPriority w:val="99"/>
    <w:rsid w:val="00F61766"/>
    <w:pPr>
      <w:spacing w:after="240"/>
      <w:ind w:left="1440"/>
    </w:pPr>
    <w:rPr>
      <w:sz w:val="24"/>
    </w:rPr>
  </w:style>
  <w:style w:type="paragraph" w:customStyle="1" w:styleId="tb">
    <w:name w:val="tb"/>
    <w:basedOn w:val="Normal"/>
    <w:uiPriority w:val="99"/>
    <w:rsid w:val="00F61766"/>
    <w:pPr>
      <w:spacing w:after="0"/>
    </w:pPr>
    <w:rPr>
      <w:sz w:val="20"/>
    </w:rPr>
  </w:style>
  <w:style w:type="paragraph" w:customStyle="1" w:styleId="MTDisplayEquation">
    <w:name w:val="MTDisplayEquation"/>
    <w:basedOn w:val="tb"/>
    <w:uiPriority w:val="99"/>
    <w:rsid w:val="00F61766"/>
    <w:pPr>
      <w:tabs>
        <w:tab w:val="right" w:pos="-1440"/>
        <w:tab w:val="center" w:pos="-720"/>
      </w:tabs>
      <w:jc w:val="right"/>
    </w:pPr>
    <w:rPr>
      <w:sz w:val="16"/>
    </w:rPr>
  </w:style>
  <w:style w:type="character" w:customStyle="1" w:styleId="MTEquationSection">
    <w:name w:val="MTEquationSection"/>
    <w:uiPriority w:val="99"/>
    <w:rsid w:val="00F61766"/>
    <w:rPr>
      <w:vanish/>
      <w:color w:val="FF0000"/>
    </w:rPr>
  </w:style>
  <w:style w:type="paragraph" w:styleId="NormalWeb">
    <w:name w:val="Normal (Web)"/>
    <w:basedOn w:val="Normal"/>
    <w:uiPriority w:val="99"/>
    <w:rsid w:val="00F61766"/>
    <w:pPr>
      <w:spacing w:before="100" w:beforeAutospacing="1" w:after="100" w:afterAutospacing="1"/>
    </w:pPr>
    <w:rPr>
      <w:rFonts w:ascii="Arial Unicode MS" w:hAnsi="Arial Unicode MS"/>
      <w:sz w:val="24"/>
    </w:rPr>
  </w:style>
  <w:style w:type="paragraph" w:customStyle="1" w:styleId="Nothing">
    <w:name w:val="Nothing"/>
    <w:basedOn w:val="Heading1"/>
    <w:uiPriority w:val="99"/>
    <w:rsid w:val="00F61766"/>
    <w:pPr>
      <w:keepNext w:val="0"/>
      <w:ind w:left="360" w:hanging="360"/>
      <w:outlineLvl w:val="9"/>
    </w:pPr>
    <w:rPr>
      <w:rFonts w:ascii="Times" w:hAnsi="Times"/>
      <w:b w:val="0"/>
      <w:kern w:val="0"/>
    </w:rPr>
  </w:style>
  <w:style w:type="character" w:styleId="PageNumber">
    <w:name w:val="page number"/>
    <w:uiPriority w:val="99"/>
    <w:rsid w:val="00F61766"/>
    <w:rPr>
      <w:rFonts w:cs="Times New Roman"/>
    </w:rPr>
  </w:style>
  <w:style w:type="paragraph" w:styleId="PlainText">
    <w:name w:val="Plain Text"/>
    <w:basedOn w:val="Normal"/>
    <w:link w:val="PlainTextChar"/>
    <w:uiPriority w:val="99"/>
    <w:rsid w:val="00F61766"/>
    <w:pPr>
      <w:spacing w:after="0"/>
    </w:pPr>
    <w:rPr>
      <w:rFonts w:ascii="Courier New" w:hAnsi="Courier New"/>
      <w:sz w:val="20"/>
    </w:rPr>
  </w:style>
  <w:style w:type="character" w:customStyle="1" w:styleId="PlainTextChar">
    <w:name w:val="Plain Text Char"/>
    <w:link w:val="PlainText"/>
    <w:uiPriority w:val="99"/>
    <w:locked/>
    <w:rsid w:val="00B029A6"/>
    <w:rPr>
      <w:rFonts w:ascii="Courier New" w:hAnsi="Courier New" w:cs="Times New Roman"/>
    </w:rPr>
  </w:style>
  <w:style w:type="paragraph" w:styleId="Quote">
    <w:name w:val="Quote"/>
    <w:basedOn w:val="Normal"/>
    <w:link w:val="QuoteChar"/>
    <w:uiPriority w:val="99"/>
    <w:qFormat/>
    <w:rsid w:val="00F61766"/>
    <w:pPr>
      <w:spacing w:before="360"/>
      <w:ind w:left="1440" w:firstLine="360"/>
    </w:pPr>
  </w:style>
  <w:style w:type="character" w:customStyle="1" w:styleId="QuoteChar">
    <w:name w:val="Quote Char"/>
    <w:link w:val="Quote"/>
    <w:uiPriority w:val="99"/>
    <w:locked/>
    <w:rsid w:val="00B029A6"/>
    <w:rPr>
      <w:rFonts w:cs="Times New Roman"/>
      <w:sz w:val="22"/>
    </w:rPr>
  </w:style>
  <w:style w:type="paragraph" w:customStyle="1" w:styleId="reg">
    <w:name w:val="reg"/>
    <w:uiPriority w:val="99"/>
    <w:rsid w:val="00F61766"/>
    <w:pPr>
      <w:keepLines/>
      <w:spacing w:before="120"/>
    </w:pPr>
  </w:style>
  <w:style w:type="paragraph" w:customStyle="1" w:styleId="scenario">
    <w:name w:val="scenario"/>
    <w:basedOn w:val="Normal"/>
    <w:autoRedefine/>
    <w:uiPriority w:val="99"/>
    <w:rsid w:val="000B72FA"/>
    <w:pPr>
      <w:keepLines/>
      <w:tabs>
        <w:tab w:val="left" w:pos="360"/>
      </w:tabs>
      <w:spacing w:after="60"/>
      <w:ind w:left="360" w:hanging="360"/>
    </w:pPr>
  </w:style>
  <w:style w:type="paragraph" w:customStyle="1" w:styleId="SmallPrint">
    <w:name w:val="SmallPrint"/>
    <w:basedOn w:val="TOC1"/>
    <w:uiPriority w:val="99"/>
    <w:rsid w:val="00F61766"/>
    <w:pPr>
      <w:keepLines/>
      <w:spacing w:line="240" w:lineRule="atLeast"/>
      <w:ind w:left="144"/>
    </w:pPr>
    <w:rPr>
      <w:rFonts w:ascii="timesroman" w:hAnsi="timesroman"/>
      <w:b/>
      <w:sz w:val="16"/>
    </w:rPr>
  </w:style>
  <w:style w:type="paragraph" w:customStyle="1" w:styleId="Style0">
    <w:name w:val="Style0"/>
    <w:uiPriority w:val="99"/>
    <w:rsid w:val="00F61766"/>
    <w:rPr>
      <w:rFonts w:ascii="Arial" w:hAnsi="Arial"/>
    </w:rPr>
  </w:style>
  <w:style w:type="paragraph" w:customStyle="1" w:styleId="t">
    <w:name w:val="t"/>
    <w:basedOn w:val="Normal"/>
    <w:uiPriority w:val="99"/>
    <w:rsid w:val="00F61766"/>
    <w:pPr>
      <w:jc w:val="right"/>
    </w:pPr>
    <w:rPr>
      <w:rFonts w:ascii="Arial" w:hAnsi="Arial" w:cs="Arial"/>
      <w:sz w:val="20"/>
    </w:rPr>
  </w:style>
  <w:style w:type="paragraph" w:customStyle="1" w:styleId="tabcap">
    <w:name w:val="tabcap"/>
    <w:basedOn w:val="Level2"/>
    <w:uiPriority w:val="99"/>
    <w:rsid w:val="00F61766"/>
    <w:pPr>
      <w:keepNext/>
      <w:keepLines/>
      <w:tabs>
        <w:tab w:val="left" w:pos="1260"/>
      </w:tabs>
      <w:ind w:left="1260" w:hanging="1260"/>
    </w:pPr>
  </w:style>
  <w:style w:type="paragraph" w:customStyle="1" w:styleId="tabtot">
    <w:name w:val="tabtot"/>
    <w:basedOn w:val="Normal"/>
    <w:uiPriority w:val="99"/>
    <w:rsid w:val="00F61766"/>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pPr>
    <w:rPr>
      <w:color w:val="000000"/>
      <w:sz w:val="18"/>
    </w:rPr>
  </w:style>
  <w:style w:type="paragraph" w:customStyle="1" w:styleId="tb1">
    <w:name w:val="tb1"/>
    <w:basedOn w:val="Normal"/>
    <w:uiPriority w:val="99"/>
    <w:rsid w:val="00F61766"/>
    <w:pPr>
      <w:keepNext/>
      <w:spacing w:before="40" w:after="0"/>
      <w:ind w:left="360"/>
    </w:pPr>
  </w:style>
  <w:style w:type="paragraph" w:customStyle="1" w:styleId="tb2">
    <w:name w:val="tb2"/>
    <w:basedOn w:val="Normal"/>
    <w:uiPriority w:val="99"/>
    <w:rsid w:val="00F61766"/>
    <w:pPr>
      <w:spacing w:after="0"/>
      <w:jc w:val="center"/>
    </w:pPr>
    <w:rPr>
      <w:sz w:val="16"/>
    </w:rPr>
  </w:style>
  <w:style w:type="paragraph" w:customStyle="1" w:styleId="tb3">
    <w:name w:val="tb3"/>
    <w:basedOn w:val="Normal"/>
    <w:uiPriority w:val="99"/>
    <w:rsid w:val="00F61766"/>
    <w:pPr>
      <w:spacing w:after="0"/>
      <w:jc w:val="right"/>
    </w:pPr>
    <w:rPr>
      <w:rFonts w:ascii="Arial" w:hAnsi="Arial"/>
      <w:color w:val="000000"/>
      <w:sz w:val="16"/>
    </w:rPr>
  </w:style>
  <w:style w:type="paragraph" w:customStyle="1" w:styleId="ti">
    <w:name w:val="ti"/>
    <w:basedOn w:val="Normal"/>
    <w:uiPriority w:val="99"/>
    <w:rsid w:val="00F61766"/>
  </w:style>
  <w:style w:type="paragraph" w:customStyle="1" w:styleId="Title1">
    <w:name w:val="Title1"/>
    <w:basedOn w:val="Heading1"/>
    <w:uiPriority w:val="99"/>
    <w:rsid w:val="00F61766"/>
    <w:pPr>
      <w:keepNext w:val="0"/>
      <w:spacing w:after="240"/>
      <w:ind w:left="360" w:hanging="360"/>
      <w:outlineLvl w:val="9"/>
    </w:pPr>
    <w:rPr>
      <w:rFonts w:ascii="Times New Roman" w:hAnsi="Times New Roman"/>
      <w:color w:val="000000"/>
      <w:kern w:val="0"/>
      <w:sz w:val="32"/>
    </w:rPr>
  </w:style>
  <w:style w:type="paragraph" w:styleId="TOC3">
    <w:name w:val="toc 3"/>
    <w:basedOn w:val="Normal"/>
    <w:next w:val="Normal"/>
    <w:autoRedefine/>
    <w:uiPriority w:val="39"/>
    <w:rsid w:val="00F61766"/>
    <w:pPr>
      <w:spacing w:after="0"/>
      <w:ind w:left="440"/>
    </w:pPr>
    <w:rPr>
      <w:sz w:val="20"/>
    </w:rPr>
  </w:style>
  <w:style w:type="paragraph" w:styleId="TOC4">
    <w:name w:val="toc 4"/>
    <w:basedOn w:val="Normal"/>
    <w:next w:val="Normal"/>
    <w:autoRedefine/>
    <w:uiPriority w:val="39"/>
    <w:rsid w:val="00F61766"/>
    <w:pPr>
      <w:spacing w:after="0"/>
      <w:ind w:left="660"/>
    </w:pPr>
    <w:rPr>
      <w:sz w:val="20"/>
    </w:rPr>
  </w:style>
  <w:style w:type="paragraph" w:styleId="TOC5">
    <w:name w:val="toc 5"/>
    <w:basedOn w:val="Normal"/>
    <w:next w:val="Normal"/>
    <w:autoRedefine/>
    <w:uiPriority w:val="39"/>
    <w:rsid w:val="00F61766"/>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39"/>
    <w:rsid w:val="00F61766"/>
    <w:pPr>
      <w:tabs>
        <w:tab w:val="left" w:pos="1440"/>
        <w:tab w:val="right" w:leader="dot" w:pos="9350"/>
      </w:tabs>
      <w:spacing w:after="0"/>
      <w:ind w:left="1440" w:hanging="1440"/>
    </w:pPr>
    <w:rPr>
      <w:sz w:val="20"/>
    </w:rPr>
  </w:style>
  <w:style w:type="paragraph" w:styleId="TOC7">
    <w:name w:val="toc 7"/>
    <w:basedOn w:val="Normal"/>
    <w:next w:val="Normal"/>
    <w:autoRedefine/>
    <w:uiPriority w:val="39"/>
    <w:rsid w:val="00F61766"/>
    <w:pPr>
      <w:spacing w:after="0"/>
      <w:ind w:left="1320"/>
    </w:pPr>
    <w:rPr>
      <w:sz w:val="20"/>
    </w:rPr>
  </w:style>
  <w:style w:type="paragraph" w:styleId="TOC8">
    <w:name w:val="toc 8"/>
    <w:basedOn w:val="Normal"/>
    <w:next w:val="Normal"/>
    <w:autoRedefine/>
    <w:uiPriority w:val="39"/>
    <w:rsid w:val="00F61766"/>
    <w:pPr>
      <w:spacing w:after="0"/>
      <w:ind w:left="1540"/>
    </w:pPr>
    <w:rPr>
      <w:sz w:val="20"/>
    </w:rPr>
  </w:style>
  <w:style w:type="paragraph" w:styleId="TOC9">
    <w:name w:val="toc 9"/>
    <w:basedOn w:val="Normal"/>
    <w:next w:val="Normal"/>
    <w:autoRedefine/>
    <w:uiPriority w:val="39"/>
    <w:rsid w:val="00F61766"/>
    <w:pPr>
      <w:spacing w:after="0"/>
      <w:ind w:left="1760"/>
    </w:pPr>
    <w:rPr>
      <w:sz w:val="20"/>
    </w:rPr>
  </w:style>
  <w:style w:type="paragraph" w:customStyle="1" w:styleId="a">
    <w:name w:val="_"/>
    <w:uiPriority w:val="99"/>
    <w:rsid w:val="00F61766"/>
    <w:pPr>
      <w:autoSpaceDE w:val="0"/>
      <w:autoSpaceDN w:val="0"/>
      <w:adjustRightInd w:val="0"/>
      <w:ind w:left="-1440"/>
    </w:p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link w:val="Subtitle"/>
    <w:uiPriority w:val="99"/>
    <w:locked/>
    <w:rsid w:val="00B029A6"/>
    <w:rPr>
      <w:rFonts w:cs="Times New Roman"/>
      <w:sz w:val="24"/>
      <w:szCs w:val="24"/>
    </w:rPr>
  </w:style>
  <w:style w:type="paragraph" w:styleId="Date">
    <w:name w:val="Date"/>
    <w:basedOn w:val="Normal"/>
    <w:next w:val="Normal"/>
    <w:link w:val="DateChar"/>
    <w:autoRedefine/>
    <w:uiPriority w:val="99"/>
    <w:rsid w:val="00F61766"/>
    <w:pPr>
      <w:jc w:val="center"/>
    </w:pPr>
  </w:style>
  <w:style w:type="character" w:customStyle="1" w:styleId="DateChar">
    <w:name w:val="Date Char"/>
    <w:link w:val="Date"/>
    <w:uiPriority w:val="99"/>
    <w:locked/>
    <w:rsid w:val="00B029A6"/>
    <w:rPr>
      <w:rFonts w:cs="Times New Roman"/>
      <w:sz w:val="22"/>
    </w:rPr>
  </w:style>
  <w:style w:type="paragraph" w:customStyle="1" w:styleId="bull">
    <w:name w:val="bull"/>
    <w:basedOn w:val="Normal"/>
    <w:uiPriority w:val="99"/>
    <w:rsid w:val="00F61766"/>
    <w:pPr>
      <w:numPr>
        <w:numId w:val="2"/>
      </w:numPr>
      <w:spacing w:after="60"/>
    </w:pPr>
  </w:style>
  <w:style w:type="paragraph" w:customStyle="1" w:styleId="Default">
    <w:name w:val="Default"/>
    <w:rsid w:val="00BF71E8"/>
    <w:pPr>
      <w:autoSpaceDE w:val="0"/>
      <w:autoSpaceDN w:val="0"/>
      <w:adjustRightInd w:val="0"/>
    </w:pPr>
    <w:rPr>
      <w:color w:val="000000"/>
    </w:rPr>
  </w:style>
  <w:style w:type="paragraph" w:styleId="CommentSubject">
    <w:name w:val="annotation subject"/>
    <w:basedOn w:val="CommentText"/>
    <w:next w:val="CommentText"/>
    <w:link w:val="CommentSubjectChar"/>
    <w:uiPriority w:val="99"/>
    <w:semiHidden/>
    <w:rsid w:val="00F61766"/>
    <w:pPr>
      <w:spacing w:after="120"/>
    </w:pPr>
    <w:rPr>
      <w:b/>
      <w:bCs/>
      <w:sz w:val="20"/>
    </w:rPr>
  </w:style>
  <w:style w:type="character" w:customStyle="1" w:styleId="CommentSubjectChar">
    <w:name w:val="Comment Subject Char"/>
    <w:link w:val="CommentSubject"/>
    <w:uiPriority w:val="99"/>
    <w:semiHidden/>
    <w:locked/>
    <w:rsid w:val="00B029A6"/>
    <w:rPr>
      <w:rFonts w:cs="Times New Roman"/>
      <w:b/>
      <w:bCs/>
      <w:sz w:val="24"/>
    </w:rPr>
  </w:style>
  <w:style w:type="paragraph" w:styleId="Revision">
    <w:name w:val="Revision"/>
    <w:hidden/>
    <w:uiPriority w:val="99"/>
    <w:semiHidden/>
    <w:rsid w:val="006E0D86"/>
  </w:style>
  <w:style w:type="paragraph" w:styleId="ListParagraph">
    <w:name w:val="List Paragraph"/>
    <w:basedOn w:val="Normal"/>
    <w:link w:val="ListParagraphChar"/>
    <w:uiPriority w:val="34"/>
    <w:qFormat/>
    <w:rsid w:val="00971017"/>
    <w:pPr>
      <w:ind w:left="720"/>
      <w:contextualSpacing/>
    </w:pPr>
  </w:style>
  <w:style w:type="character" w:styleId="Emphasis">
    <w:name w:val="Emphasis"/>
    <w:basedOn w:val="DefaultParagraphFont"/>
    <w:uiPriority w:val="20"/>
    <w:qFormat/>
    <w:locked/>
    <w:rsid w:val="00DC733B"/>
    <w:rPr>
      <w:i/>
      <w:iCs/>
    </w:rPr>
  </w:style>
  <w:style w:type="paragraph" w:customStyle="1" w:styleId="Style-4">
    <w:name w:val="Style-4"/>
    <w:uiPriority w:val="99"/>
    <w:rsid w:val="00DC733B"/>
  </w:style>
  <w:style w:type="paragraph" w:customStyle="1" w:styleId="Style-2">
    <w:name w:val="Style-2"/>
    <w:uiPriority w:val="99"/>
    <w:rsid w:val="00DC733B"/>
  </w:style>
  <w:style w:type="paragraph" w:customStyle="1" w:styleId="Style-3">
    <w:name w:val="Style-3"/>
    <w:uiPriority w:val="99"/>
    <w:rsid w:val="00DC733B"/>
  </w:style>
  <w:style w:type="numbering" w:customStyle="1" w:styleId="NoList1">
    <w:name w:val="No List1"/>
    <w:next w:val="NoList"/>
    <w:uiPriority w:val="99"/>
    <w:semiHidden/>
    <w:unhideWhenUsed/>
    <w:rsid w:val="00354E1F"/>
  </w:style>
  <w:style w:type="character" w:styleId="LineNumber">
    <w:name w:val="line number"/>
    <w:basedOn w:val="DefaultParagraphFont"/>
    <w:uiPriority w:val="99"/>
    <w:semiHidden/>
    <w:unhideWhenUsed/>
    <w:rsid w:val="00354E1F"/>
  </w:style>
  <w:style w:type="paragraph" w:customStyle="1" w:styleId="figc">
    <w:name w:val="figc"/>
    <w:basedOn w:val="Normal"/>
    <w:rsid w:val="00784CFF"/>
    <w:rPr>
      <w:b/>
    </w:rPr>
  </w:style>
  <w:style w:type="character" w:customStyle="1" w:styleId="apple-converted-space">
    <w:name w:val="apple-converted-space"/>
    <w:basedOn w:val="DefaultParagraphFont"/>
    <w:rsid w:val="00363865"/>
  </w:style>
  <w:style w:type="paragraph" w:customStyle="1" w:styleId="table">
    <w:name w:val="table"/>
    <w:basedOn w:val="Normal"/>
    <w:rsid w:val="00D56E92"/>
    <w:pPr>
      <w:keepNext/>
      <w:spacing w:after="0"/>
      <w:jc w:val="right"/>
    </w:pPr>
    <w:rPr>
      <w:szCs w:val="20"/>
    </w:rPr>
  </w:style>
  <w:style w:type="table" w:customStyle="1" w:styleId="TableGridLight1">
    <w:name w:val="Table Grid Light1"/>
    <w:basedOn w:val="TableNormal"/>
    <w:uiPriority w:val="40"/>
    <w:rsid w:val="00E268F5"/>
    <w:rPr>
      <w:rFonts w:asciiTheme="minorHAnsi" w:eastAsiaTheme="minorHAnsi"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4D1039"/>
    <w:pPr>
      <w:spacing w:before="100" w:beforeAutospacing="1" w:after="100" w:afterAutospacing="1"/>
      <w:jc w:val="left"/>
    </w:pPr>
    <w:rPr>
      <w:sz w:val="24"/>
    </w:rPr>
  </w:style>
  <w:style w:type="character" w:customStyle="1" w:styleId="apple-tab-span">
    <w:name w:val="apple-tab-span"/>
    <w:basedOn w:val="DefaultParagraphFont"/>
    <w:rsid w:val="004D1039"/>
  </w:style>
  <w:style w:type="paragraph" w:styleId="NoSpacing">
    <w:name w:val="No Spacing"/>
    <w:uiPriority w:val="1"/>
    <w:qFormat/>
    <w:rsid w:val="004F6A16"/>
  </w:style>
  <w:style w:type="paragraph" w:customStyle="1" w:styleId="Body0">
    <w:name w:val="Body"/>
    <w:rsid w:val="0048305D"/>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numbering" w:customStyle="1" w:styleId="ImportedStyle1">
    <w:name w:val="Imported Style 1"/>
    <w:rsid w:val="009A7BEB"/>
  </w:style>
  <w:style w:type="numbering" w:customStyle="1" w:styleId="ImportedStyle2">
    <w:name w:val="Imported Style 2"/>
    <w:rsid w:val="009A7BEB"/>
  </w:style>
  <w:style w:type="numbering" w:customStyle="1" w:styleId="ImportedStyle3">
    <w:name w:val="Imported Style 3"/>
    <w:rsid w:val="009A7BEB"/>
  </w:style>
  <w:style w:type="numbering" w:customStyle="1" w:styleId="ImportedStyle4">
    <w:name w:val="Imported Style 4"/>
    <w:rsid w:val="009A7BEB"/>
  </w:style>
  <w:style w:type="numbering" w:customStyle="1" w:styleId="ImportedStyle5">
    <w:name w:val="Imported Style 5"/>
    <w:rsid w:val="009A7BEB"/>
  </w:style>
  <w:style w:type="character" w:customStyle="1" w:styleId="UnresolvedMention1">
    <w:name w:val="Unresolved Mention1"/>
    <w:basedOn w:val="DefaultParagraphFont"/>
    <w:uiPriority w:val="99"/>
    <w:semiHidden/>
    <w:unhideWhenUsed/>
    <w:rsid w:val="00B56444"/>
    <w:rPr>
      <w:color w:val="605E5C"/>
      <w:shd w:val="clear" w:color="auto" w:fill="E1DFDD"/>
    </w:rPr>
  </w:style>
  <w:style w:type="table" w:customStyle="1" w:styleId="a0">
    <w:basedOn w:val="TableNormal"/>
    <w:pPr>
      <w:spacing w:after="160"/>
    </w:pPr>
    <w:rPr>
      <w:rFonts w:ascii="Calibri" w:eastAsia="Calibri" w:hAnsi="Calibri" w:cs="Calibri"/>
    </w:rPr>
    <w:tblPr>
      <w:tblStyleRowBandSize w:val="1"/>
      <w:tblStyleColBandSize w:val="1"/>
      <w:tblCellMar>
        <w:left w:w="58" w:type="dxa"/>
        <w:right w:w="72"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160"/>
    </w:pPr>
    <w:rPr>
      <w:rFonts w:ascii="Calibri" w:eastAsia="Calibri" w:hAnsi="Calibri" w:cs="Calibri"/>
    </w:r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43" w:type="dxa"/>
        <w:right w:w="43" w:type="dxa"/>
      </w:tblCellMar>
    </w:tblPr>
  </w:style>
  <w:style w:type="table" w:customStyle="1" w:styleId="a7">
    <w:basedOn w:val="TableNormal"/>
    <w:tblPr>
      <w:tblStyleRowBandSize w:val="1"/>
      <w:tblStyleColBandSize w:val="1"/>
      <w:tblCellMar>
        <w:left w:w="43" w:type="dxa"/>
        <w:right w:w="43" w:type="dxa"/>
      </w:tblCellMar>
    </w:tblPr>
  </w:style>
  <w:style w:type="table" w:customStyle="1" w:styleId="a8">
    <w:basedOn w:val="TableNormal"/>
    <w:tblPr>
      <w:tblStyleRowBandSize w:val="1"/>
      <w:tblStyleColBandSize w:val="1"/>
      <w:tblCellMar>
        <w:left w:w="43" w:type="dxa"/>
        <w:right w:w="43" w:type="dxa"/>
      </w:tblCellMar>
    </w:tblPr>
  </w:style>
  <w:style w:type="table" w:customStyle="1" w:styleId="a9">
    <w:basedOn w:val="TableNormal"/>
    <w:tblPr>
      <w:tblStyleRowBandSize w:val="1"/>
      <w:tblStyleColBandSize w:val="1"/>
      <w:tblCellMar>
        <w:left w:w="43" w:type="dxa"/>
        <w:right w:w="43" w:type="dxa"/>
      </w:tblCellMar>
    </w:tblPr>
  </w:style>
  <w:style w:type="table" w:customStyle="1" w:styleId="aa">
    <w:basedOn w:val="TableNormal"/>
    <w:tblPr>
      <w:tblStyleRowBandSize w:val="1"/>
      <w:tblStyleColBandSize w:val="1"/>
      <w:tblCellMar>
        <w:left w:w="43" w:type="dxa"/>
        <w:right w:w="43" w:type="dxa"/>
      </w:tblCellMar>
    </w:tblPr>
  </w:style>
  <w:style w:type="table" w:customStyle="1" w:styleId="ab">
    <w:basedOn w:val="TableNormal"/>
    <w:tblPr>
      <w:tblStyleRowBandSize w:val="1"/>
      <w:tblStyleColBandSize w:val="1"/>
      <w:tblCellMar>
        <w:left w:w="43" w:type="dxa"/>
        <w:right w:w="43" w:type="dxa"/>
      </w:tblCellMar>
    </w:tblPr>
  </w:style>
  <w:style w:type="table" w:customStyle="1" w:styleId="ac">
    <w:basedOn w:val="TableNormal"/>
    <w:tblPr>
      <w:tblStyleRowBandSize w:val="1"/>
      <w:tblStyleColBandSize w:val="1"/>
      <w:tblCellMar>
        <w:left w:w="43" w:type="dxa"/>
        <w:right w:w="43"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43" w:type="dxa"/>
        <w:right w:w="43"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left w:w="43" w:type="dxa"/>
        <w:right w:w="43" w:type="dxa"/>
      </w:tblCellMar>
    </w:tblPr>
  </w:style>
  <w:style w:type="table" w:customStyle="1" w:styleId="af2">
    <w:basedOn w:val="TableNormal"/>
    <w:tblPr>
      <w:tblStyleRowBandSize w:val="1"/>
      <w:tblStyleColBandSize w:val="1"/>
      <w:tblCellMar>
        <w:left w:w="43" w:type="dxa"/>
        <w:right w:w="43" w:type="dxa"/>
      </w:tblCellMar>
    </w:tblPr>
  </w:style>
  <w:style w:type="table" w:customStyle="1" w:styleId="af3">
    <w:basedOn w:val="TableNormal"/>
    <w:tblPr>
      <w:tblStyleRowBandSize w:val="1"/>
      <w:tblStyleColBandSize w:val="1"/>
      <w:tblCellMar>
        <w:left w:w="43" w:type="dxa"/>
        <w:right w:w="43"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43" w:type="dxa"/>
        <w:right w:w="43" w:type="dxa"/>
      </w:tblCellMar>
    </w:tblPr>
  </w:style>
  <w:style w:type="table" w:customStyle="1" w:styleId="af6">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7">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8">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9">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a">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b">
    <w:basedOn w:val="TableNormal"/>
    <w:pPr>
      <w:spacing w:after="160"/>
    </w:pPr>
    <w:rPr>
      <w:rFonts w:ascii="Calibri" w:eastAsia="Calibri" w:hAnsi="Calibri" w:cs="Calibri"/>
    </w:rPr>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82E4E"/>
    <w:pPr>
      <w:keepLine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UnresolvedMention2">
    <w:name w:val="Unresolved Mention2"/>
    <w:basedOn w:val="DefaultParagraphFont"/>
    <w:uiPriority w:val="99"/>
    <w:semiHidden/>
    <w:unhideWhenUsed/>
    <w:rsid w:val="00682E4E"/>
    <w:rPr>
      <w:color w:val="605E5C"/>
      <w:shd w:val="clear" w:color="auto" w:fill="E1DFDD"/>
    </w:rPr>
  </w:style>
  <w:style w:type="table" w:styleId="GridTable4-Accent6">
    <w:name w:val="Grid Table 4 Accent 6"/>
    <w:basedOn w:val="TableNormal"/>
    <w:uiPriority w:val="49"/>
    <w:rsid w:val="00EB7076"/>
    <w:pPr>
      <w:spacing w:after="0"/>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EB7076"/>
  </w:style>
  <w:style w:type="character" w:styleId="PlaceholderText">
    <w:name w:val="Placeholder Text"/>
    <w:basedOn w:val="DefaultParagraphFont"/>
    <w:uiPriority w:val="99"/>
    <w:semiHidden/>
    <w:rsid w:val="00C74A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44137">
      <w:bodyDiv w:val="1"/>
      <w:marLeft w:val="0"/>
      <w:marRight w:val="0"/>
      <w:marTop w:val="0"/>
      <w:marBottom w:val="0"/>
      <w:divBdr>
        <w:top w:val="none" w:sz="0" w:space="0" w:color="auto"/>
        <w:left w:val="none" w:sz="0" w:space="0" w:color="auto"/>
        <w:bottom w:val="none" w:sz="0" w:space="0" w:color="auto"/>
        <w:right w:val="none" w:sz="0" w:space="0" w:color="auto"/>
      </w:divBdr>
    </w:div>
    <w:div w:id="233903922">
      <w:bodyDiv w:val="1"/>
      <w:marLeft w:val="0"/>
      <w:marRight w:val="0"/>
      <w:marTop w:val="0"/>
      <w:marBottom w:val="0"/>
      <w:divBdr>
        <w:top w:val="none" w:sz="0" w:space="0" w:color="auto"/>
        <w:left w:val="none" w:sz="0" w:space="0" w:color="auto"/>
        <w:bottom w:val="none" w:sz="0" w:space="0" w:color="auto"/>
        <w:right w:val="none" w:sz="0" w:space="0" w:color="auto"/>
      </w:divBdr>
    </w:div>
    <w:div w:id="275715061">
      <w:bodyDiv w:val="1"/>
      <w:marLeft w:val="0"/>
      <w:marRight w:val="0"/>
      <w:marTop w:val="0"/>
      <w:marBottom w:val="0"/>
      <w:divBdr>
        <w:top w:val="none" w:sz="0" w:space="0" w:color="auto"/>
        <w:left w:val="none" w:sz="0" w:space="0" w:color="auto"/>
        <w:bottom w:val="none" w:sz="0" w:space="0" w:color="auto"/>
        <w:right w:val="none" w:sz="0" w:space="0" w:color="auto"/>
      </w:divBdr>
    </w:div>
    <w:div w:id="401297098">
      <w:bodyDiv w:val="1"/>
      <w:marLeft w:val="0"/>
      <w:marRight w:val="0"/>
      <w:marTop w:val="0"/>
      <w:marBottom w:val="0"/>
      <w:divBdr>
        <w:top w:val="none" w:sz="0" w:space="0" w:color="auto"/>
        <w:left w:val="none" w:sz="0" w:space="0" w:color="auto"/>
        <w:bottom w:val="none" w:sz="0" w:space="0" w:color="auto"/>
        <w:right w:val="none" w:sz="0" w:space="0" w:color="auto"/>
      </w:divBdr>
    </w:div>
    <w:div w:id="457259969">
      <w:bodyDiv w:val="1"/>
      <w:marLeft w:val="0"/>
      <w:marRight w:val="0"/>
      <w:marTop w:val="0"/>
      <w:marBottom w:val="0"/>
      <w:divBdr>
        <w:top w:val="none" w:sz="0" w:space="0" w:color="auto"/>
        <w:left w:val="none" w:sz="0" w:space="0" w:color="auto"/>
        <w:bottom w:val="none" w:sz="0" w:space="0" w:color="auto"/>
        <w:right w:val="none" w:sz="0" w:space="0" w:color="auto"/>
      </w:divBdr>
    </w:div>
    <w:div w:id="613899364">
      <w:bodyDiv w:val="1"/>
      <w:marLeft w:val="0"/>
      <w:marRight w:val="0"/>
      <w:marTop w:val="0"/>
      <w:marBottom w:val="0"/>
      <w:divBdr>
        <w:top w:val="none" w:sz="0" w:space="0" w:color="auto"/>
        <w:left w:val="none" w:sz="0" w:space="0" w:color="auto"/>
        <w:bottom w:val="none" w:sz="0" w:space="0" w:color="auto"/>
        <w:right w:val="none" w:sz="0" w:space="0" w:color="auto"/>
      </w:divBdr>
    </w:div>
    <w:div w:id="654068136">
      <w:bodyDiv w:val="1"/>
      <w:marLeft w:val="0"/>
      <w:marRight w:val="0"/>
      <w:marTop w:val="0"/>
      <w:marBottom w:val="0"/>
      <w:divBdr>
        <w:top w:val="none" w:sz="0" w:space="0" w:color="auto"/>
        <w:left w:val="none" w:sz="0" w:space="0" w:color="auto"/>
        <w:bottom w:val="none" w:sz="0" w:space="0" w:color="auto"/>
        <w:right w:val="none" w:sz="0" w:space="0" w:color="auto"/>
      </w:divBdr>
    </w:div>
    <w:div w:id="737440195">
      <w:bodyDiv w:val="1"/>
      <w:marLeft w:val="0"/>
      <w:marRight w:val="0"/>
      <w:marTop w:val="0"/>
      <w:marBottom w:val="0"/>
      <w:divBdr>
        <w:top w:val="none" w:sz="0" w:space="0" w:color="auto"/>
        <w:left w:val="none" w:sz="0" w:space="0" w:color="auto"/>
        <w:bottom w:val="none" w:sz="0" w:space="0" w:color="auto"/>
        <w:right w:val="none" w:sz="0" w:space="0" w:color="auto"/>
      </w:divBdr>
    </w:div>
    <w:div w:id="829642401">
      <w:bodyDiv w:val="1"/>
      <w:marLeft w:val="0"/>
      <w:marRight w:val="0"/>
      <w:marTop w:val="0"/>
      <w:marBottom w:val="0"/>
      <w:divBdr>
        <w:top w:val="none" w:sz="0" w:space="0" w:color="auto"/>
        <w:left w:val="none" w:sz="0" w:space="0" w:color="auto"/>
        <w:bottom w:val="none" w:sz="0" w:space="0" w:color="auto"/>
        <w:right w:val="none" w:sz="0" w:space="0" w:color="auto"/>
      </w:divBdr>
    </w:div>
    <w:div w:id="835416314">
      <w:bodyDiv w:val="1"/>
      <w:marLeft w:val="0"/>
      <w:marRight w:val="0"/>
      <w:marTop w:val="0"/>
      <w:marBottom w:val="0"/>
      <w:divBdr>
        <w:top w:val="none" w:sz="0" w:space="0" w:color="auto"/>
        <w:left w:val="none" w:sz="0" w:space="0" w:color="auto"/>
        <w:bottom w:val="none" w:sz="0" w:space="0" w:color="auto"/>
        <w:right w:val="none" w:sz="0" w:space="0" w:color="auto"/>
      </w:divBdr>
    </w:div>
    <w:div w:id="861937938">
      <w:bodyDiv w:val="1"/>
      <w:marLeft w:val="0"/>
      <w:marRight w:val="0"/>
      <w:marTop w:val="0"/>
      <w:marBottom w:val="0"/>
      <w:divBdr>
        <w:top w:val="none" w:sz="0" w:space="0" w:color="auto"/>
        <w:left w:val="none" w:sz="0" w:space="0" w:color="auto"/>
        <w:bottom w:val="none" w:sz="0" w:space="0" w:color="auto"/>
        <w:right w:val="none" w:sz="0" w:space="0" w:color="auto"/>
      </w:divBdr>
    </w:div>
    <w:div w:id="929199946">
      <w:bodyDiv w:val="1"/>
      <w:marLeft w:val="0"/>
      <w:marRight w:val="0"/>
      <w:marTop w:val="0"/>
      <w:marBottom w:val="0"/>
      <w:divBdr>
        <w:top w:val="none" w:sz="0" w:space="0" w:color="auto"/>
        <w:left w:val="none" w:sz="0" w:space="0" w:color="auto"/>
        <w:bottom w:val="none" w:sz="0" w:space="0" w:color="auto"/>
        <w:right w:val="none" w:sz="0" w:space="0" w:color="auto"/>
      </w:divBdr>
    </w:div>
    <w:div w:id="937719495">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229923470">
      <w:bodyDiv w:val="1"/>
      <w:marLeft w:val="0"/>
      <w:marRight w:val="0"/>
      <w:marTop w:val="0"/>
      <w:marBottom w:val="0"/>
      <w:divBdr>
        <w:top w:val="none" w:sz="0" w:space="0" w:color="auto"/>
        <w:left w:val="none" w:sz="0" w:space="0" w:color="auto"/>
        <w:bottom w:val="none" w:sz="0" w:space="0" w:color="auto"/>
        <w:right w:val="none" w:sz="0" w:space="0" w:color="auto"/>
      </w:divBdr>
    </w:div>
    <w:div w:id="1287203206">
      <w:bodyDiv w:val="1"/>
      <w:marLeft w:val="0"/>
      <w:marRight w:val="0"/>
      <w:marTop w:val="0"/>
      <w:marBottom w:val="0"/>
      <w:divBdr>
        <w:top w:val="none" w:sz="0" w:space="0" w:color="auto"/>
        <w:left w:val="none" w:sz="0" w:space="0" w:color="auto"/>
        <w:bottom w:val="none" w:sz="0" w:space="0" w:color="auto"/>
        <w:right w:val="none" w:sz="0" w:space="0" w:color="auto"/>
      </w:divBdr>
    </w:div>
    <w:div w:id="1331366599">
      <w:bodyDiv w:val="1"/>
      <w:marLeft w:val="0"/>
      <w:marRight w:val="0"/>
      <w:marTop w:val="0"/>
      <w:marBottom w:val="0"/>
      <w:divBdr>
        <w:top w:val="none" w:sz="0" w:space="0" w:color="auto"/>
        <w:left w:val="none" w:sz="0" w:space="0" w:color="auto"/>
        <w:bottom w:val="none" w:sz="0" w:space="0" w:color="auto"/>
        <w:right w:val="none" w:sz="0" w:space="0" w:color="auto"/>
      </w:divBdr>
    </w:div>
    <w:div w:id="1464617430">
      <w:bodyDiv w:val="1"/>
      <w:marLeft w:val="0"/>
      <w:marRight w:val="0"/>
      <w:marTop w:val="0"/>
      <w:marBottom w:val="0"/>
      <w:divBdr>
        <w:top w:val="none" w:sz="0" w:space="0" w:color="auto"/>
        <w:left w:val="none" w:sz="0" w:space="0" w:color="auto"/>
        <w:bottom w:val="none" w:sz="0" w:space="0" w:color="auto"/>
        <w:right w:val="none" w:sz="0" w:space="0" w:color="auto"/>
      </w:divBdr>
    </w:div>
    <w:div w:id="1505707766">
      <w:bodyDiv w:val="1"/>
      <w:marLeft w:val="0"/>
      <w:marRight w:val="0"/>
      <w:marTop w:val="0"/>
      <w:marBottom w:val="0"/>
      <w:divBdr>
        <w:top w:val="none" w:sz="0" w:space="0" w:color="auto"/>
        <w:left w:val="none" w:sz="0" w:space="0" w:color="auto"/>
        <w:bottom w:val="none" w:sz="0" w:space="0" w:color="auto"/>
        <w:right w:val="none" w:sz="0" w:space="0" w:color="auto"/>
      </w:divBdr>
    </w:div>
    <w:div w:id="1535189023">
      <w:bodyDiv w:val="1"/>
      <w:marLeft w:val="0"/>
      <w:marRight w:val="0"/>
      <w:marTop w:val="0"/>
      <w:marBottom w:val="0"/>
      <w:divBdr>
        <w:top w:val="none" w:sz="0" w:space="0" w:color="auto"/>
        <w:left w:val="none" w:sz="0" w:space="0" w:color="auto"/>
        <w:bottom w:val="none" w:sz="0" w:space="0" w:color="auto"/>
        <w:right w:val="none" w:sz="0" w:space="0" w:color="auto"/>
      </w:divBdr>
    </w:div>
    <w:div w:id="1630240235">
      <w:bodyDiv w:val="1"/>
      <w:marLeft w:val="0"/>
      <w:marRight w:val="0"/>
      <w:marTop w:val="0"/>
      <w:marBottom w:val="0"/>
      <w:divBdr>
        <w:top w:val="none" w:sz="0" w:space="0" w:color="auto"/>
        <w:left w:val="none" w:sz="0" w:space="0" w:color="auto"/>
        <w:bottom w:val="none" w:sz="0" w:space="0" w:color="auto"/>
        <w:right w:val="none" w:sz="0" w:space="0" w:color="auto"/>
      </w:divBdr>
    </w:div>
    <w:div w:id="1686858960">
      <w:bodyDiv w:val="1"/>
      <w:marLeft w:val="0"/>
      <w:marRight w:val="0"/>
      <w:marTop w:val="0"/>
      <w:marBottom w:val="0"/>
      <w:divBdr>
        <w:top w:val="none" w:sz="0" w:space="0" w:color="auto"/>
        <w:left w:val="none" w:sz="0" w:space="0" w:color="auto"/>
        <w:bottom w:val="none" w:sz="0" w:space="0" w:color="auto"/>
        <w:right w:val="none" w:sz="0" w:space="0" w:color="auto"/>
      </w:divBdr>
    </w:div>
    <w:div w:id="1765806781">
      <w:bodyDiv w:val="1"/>
      <w:marLeft w:val="0"/>
      <w:marRight w:val="0"/>
      <w:marTop w:val="0"/>
      <w:marBottom w:val="0"/>
      <w:divBdr>
        <w:top w:val="none" w:sz="0" w:space="0" w:color="auto"/>
        <w:left w:val="none" w:sz="0" w:space="0" w:color="auto"/>
        <w:bottom w:val="none" w:sz="0" w:space="0" w:color="auto"/>
        <w:right w:val="none" w:sz="0" w:space="0" w:color="auto"/>
      </w:divBdr>
    </w:div>
    <w:div w:id="1945451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0YliVrXoPaK1eVW41rFldv94OA==">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9DC563-CAFF-4149-96A1-8E1F68E6D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4101</Words>
  <Characters>23378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NPFMC Gulf of Alaska Groundfish Plan Team</dc:creator>
  <cp:lastModifiedBy>Pete.Hulson</cp:lastModifiedBy>
  <cp:revision>2</cp:revision>
  <dcterms:created xsi:type="dcterms:W3CDTF">2024-09-10T16:52:00Z</dcterms:created>
  <dcterms:modified xsi:type="dcterms:W3CDTF">2024-09-10T16:52:00Z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