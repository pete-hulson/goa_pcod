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2FFDF" w14:textId="7BFDD794" w:rsidR="007E7A96" w:rsidRPr="005362B1" w:rsidRDefault="007E7A96" w:rsidP="007E7A96">
      <w:pPr>
        <w:pStyle w:val="Heading1"/>
      </w:pPr>
      <w:commentRangeStart w:id="0"/>
      <w:r w:rsidRPr="00130C13">
        <w:rPr>
          <w:highlight w:val="yellow"/>
        </w:rPr>
        <w:t xml:space="preserve">Appendix </w:t>
      </w:r>
      <w:commentRangeEnd w:id="0"/>
      <w:r w:rsidR="00BF697F">
        <w:rPr>
          <w:rStyle w:val="CommentReference"/>
          <w:rFonts w:ascii="Times New Roman" w:eastAsia="Times New Roman" w:hAnsi="Times New Roman" w:cs="Times New Roman"/>
          <w:b w:val="0"/>
        </w:rPr>
        <w:commentReference w:id="0"/>
      </w:r>
      <w:r w:rsidRPr="00130C13">
        <w:rPr>
          <w:highlight w:val="yellow"/>
        </w:rPr>
        <w:t>2.2</w:t>
      </w:r>
      <w:r w:rsidRPr="005362B1">
        <w:t xml:space="preserve"> </w:t>
      </w:r>
      <w:proofErr w:type="gramStart"/>
      <w:ins w:id="1" w:author="Zack.Oyafuso" w:date="2026-01-03T14:29:00Z">
        <w:r w:rsidR="00952D91">
          <w:t>Post-stra</w:t>
        </w:r>
      </w:ins>
      <w:ins w:id="2" w:author="Zack.Oyafuso" w:date="2026-01-03T14:30:00Z">
        <w:r w:rsidR="00952D91">
          <w:t>tification</w:t>
        </w:r>
        <w:proofErr w:type="gramEnd"/>
        <w:r w:rsidR="00952D91">
          <w:t xml:space="preserve"> </w:t>
        </w:r>
      </w:ins>
      <w:del w:id="3" w:author="Zack.Oyafuso" w:date="2026-01-03T14:30:00Z">
        <w:r w:rsidDel="00952D91">
          <w:delText xml:space="preserve">Analysis </w:delText>
        </w:r>
      </w:del>
      <w:r>
        <w:t xml:space="preserve">of the Gulf of Alaska Bottom Trawl </w:t>
      </w:r>
      <w:ins w:id="4" w:author="Zack.Oyafuso" w:date="2026-01-03T14:30:00Z">
        <w:r w:rsidR="00952D91">
          <w:t>S</w:t>
        </w:r>
      </w:ins>
      <w:del w:id="5" w:author="Zack.Oyafuso" w:date="2026-01-03T14:30:00Z">
        <w:r w:rsidDel="00952D91">
          <w:delText>s</w:delText>
        </w:r>
      </w:del>
      <w:r>
        <w:t xml:space="preserve">urvey </w:t>
      </w:r>
      <w:ins w:id="6" w:author="Zack.Oyafuso" w:date="2026-01-03T14:30:00Z">
        <w:r w:rsidR="00952D91">
          <w:t>index time series</w:t>
        </w:r>
      </w:ins>
      <w:ins w:id="7" w:author="Zack.Oyafuso" w:date="2026-01-04T22:42:00Z">
        <w:r w:rsidR="00D37A62">
          <w:t xml:space="preserve"> (1990-2023)</w:t>
        </w:r>
      </w:ins>
      <w:ins w:id="8" w:author="Zack.Oyafuso" w:date="2026-01-03T14:30:00Z">
        <w:r w:rsidR="00952D91">
          <w:t xml:space="preserve"> </w:t>
        </w:r>
      </w:ins>
      <w:del w:id="9" w:author="Zack.Oyafuso" w:date="2026-01-03T14:30:00Z">
        <w:r w:rsidDel="00952D91">
          <w:delText xml:space="preserve">restratification </w:delText>
        </w:r>
      </w:del>
      <w:r>
        <w:t>for Pacific cod</w:t>
      </w:r>
    </w:p>
    <w:p w14:paraId="1D8F006E" w14:textId="77777777" w:rsidR="007E7A96" w:rsidRPr="005362B1" w:rsidRDefault="007E7A96" w:rsidP="007E7A96">
      <w:pPr>
        <w:jc w:val="center"/>
        <w:rPr>
          <w:sz w:val="24"/>
          <w:szCs w:val="24"/>
        </w:rPr>
      </w:pPr>
      <w:r w:rsidRPr="00937A67">
        <w:rPr>
          <w:sz w:val="24"/>
          <w:szCs w:val="24"/>
        </w:rPr>
        <w:t xml:space="preserve">Pete </w:t>
      </w:r>
      <w:proofErr w:type="spellStart"/>
      <w:r w:rsidRPr="00937A67">
        <w:rPr>
          <w:sz w:val="24"/>
          <w:szCs w:val="24"/>
        </w:rPr>
        <w:t>Hulson</w:t>
      </w:r>
      <w:proofErr w:type="spellEnd"/>
      <w:r w:rsidRPr="00937A67">
        <w:rPr>
          <w:sz w:val="24"/>
          <w:szCs w:val="24"/>
        </w:rPr>
        <w:t xml:space="preserve">, Zack </w:t>
      </w:r>
      <w:proofErr w:type="spellStart"/>
      <w:r w:rsidRPr="00937A67">
        <w:rPr>
          <w:sz w:val="24"/>
          <w:szCs w:val="24"/>
        </w:rPr>
        <w:t>Oyafuso</w:t>
      </w:r>
      <w:proofErr w:type="spellEnd"/>
      <w:r w:rsidRPr="00937A67">
        <w:rPr>
          <w:sz w:val="24"/>
          <w:szCs w:val="24"/>
        </w:rPr>
        <w:t xml:space="preserve">, and Stan </w:t>
      </w:r>
      <w:proofErr w:type="spellStart"/>
      <w:r w:rsidRPr="00937A67">
        <w:rPr>
          <w:sz w:val="24"/>
          <w:szCs w:val="24"/>
        </w:rPr>
        <w:t>Kotwicki</w:t>
      </w:r>
      <w:proofErr w:type="spellEnd"/>
    </w:p>
    <w:p w14:paraId="12103D87" w14:textId="77777777" w:rsidR="007E7A96" w:rsidRPr="005362B1" w:rsidRDefault="007E7A96" w:rsidP="007E7A96">
      <w:pPr>
        <w:jc w:val="center"/>
        <w:rPr>
          <w:rFonts w:ascii="Cambria" w:hAnsi="Cambria"/>
          <w:sz w:val="24"/>
          <w:szCs w:val="24"/>
        </w:rPr>
      </w:pPr>
    </w:p>
    <w:p w14:paraId="1415150D" w14:textId="77777777" w:rsidR="007E7A96" w:rsidRPr="005362B1" w:rsidRDefault="007E7A96" w:rsidP="007E7A96">
      <w:pPr>
        <w:pStyle w:val="Heading2"/>
      </w:pPr>
      <w:r w:rsidRPr="005362B1">
        <w:t>Executive Summary</w:t>
      </w:r>
    </w:p>
    <w:p w14:paraId="07D53F42" w14:textId="4C6835EB" w:rsidR="007E7A96" w:rsidRDefault="007E7A96" w:rsidP="007E7A96">
      <w:r>
        <w:t>In 2025, the Alaska Fisheries Science Center’s (AFSC) Gulf of Alaska (GOA) bottom trawl survey transitioned to a</w:t>
      </w:r>
      <w:del w:id="10" w:author="Zack.Oyafuso" w:date="2026-01-02T10:58:00Z">
        <w:r w:rsidDel="00FD5E1D">
          <w:delText xml:space="preserve">n updated </w:delText>
        </w:r>
      </w:del>
      <w:ins w:id="11" w:author="Zack.Oyafuso" w:date="2026-01-02T10:58:00Z">
        <w:r w:rsidR="00FD5E1D">
          <w:t xml:space="preserve">new </w:t>
        </w:r>
      </w:ins>
      <w:r>
        <w:t xml:space="preserve">stratified </w:t>
      </w:r>
      <w:ins w:id="12" w:author="Zack.Oyafuso" w:date="2026-01-02T10:59:00Z">
        <w:r w:rsidR="00FD5E1D">
          <w:t xml:space="preserve">random </w:t>
        </w:r>
      </w:ins>
      <w:r>
        <w:t>design</w:t>
      </w:r>
      <w:del w:id="13" w:author="Zack.Oyafuso" w:date="2026-01-02T10:59:00Z">
        <w:r w:rsidDel="00FD5E1D">
          <w:delText xml:space="preserve"> (hereafter the ‘restratified design’)</w:delText>
        </w:r>
      </w:del>
      <w:r>
        <w:t>.</w:t>
      </w:r>
      <w:ins w:id="14" w:author="Zack.Oyafuso" w:date="2026-01-02T22:58:00Z">
        <w:r w:rsidR="009F01D0">
          <w:t xml:space="preserve"> The survey design from 1990-2023 consisted of 59 strata</w:t>
        </w:r>
      </w:ins>
      <w:ins w:id="15" w:author="Zack.Oyafuso" w:date="2026-01-02T22:59:00Z">
        <w:r w:rsidR="009F01D0">
          <w:t xml:space="preserve"> defined by INPFC management area, depth, and </w:t>
        </w:r>
      </w:ins>
      <w:ins w:id="16" w:author="Zack.Oyafuso" w:date="2026-01-02T23:00:00Z">
        <w:r w:rsidR="009F01D0">
          <w:t xml:space="preserve">general habitat type (shelf, gully, and slope). </w:t>
        </w:r>
      </w:ins>
      <w:ins w:id="17" w:author="Zack.Oyafuso" w:date="2026-01-03T14:27:00Z">
        <w:r w:rsidR="00952D91">
          <w:t>The development of a new survey design started in 2019, and has undergone extensive simulation evaluation (</w:t>
        </w:r>
        <w:proofErr w:type="spellStart"/>
        <w:r w:rsidR="00952D91">
          <w:t>Oyafuso</w:t>
        </w:r>
        <w:proofErr w:type="spellEnd"/>
        <w:r w:rsidR="00952D91">
          <w:t xml:space="preserve"> et al. 2021, 2022) and review by management bodies (e.g., NPFMC Plan Team and SSC) prior to implementation in 2025.</w:t>
        </w:r>
      </w:ins>
      <w:ins w:id="18" w:author="Zack.Oyafuso" w:date="2026-01-03T14:28:00Z">
        <w:r w:rsidR="00952D91">
          <w:t xml:space="preserve"> </w:t>
        </w:r>
      </w:ins>
      <w:del w:id="19" w:author="Zack.Oyafuso" w:date="2026-01-03T14:28:00Z">
        <w:r w:rsidDel="00952D91">
          <w:delText xml:space="preserve"> </w:delText>
        </w:r>
      </w:del>
      <w:commentRangeStart w:id="20"/>
      <w:r>
        <w:t xml:space="preserve">This </w:t>
      </w:r>
      <w:ins w:id="21" w:author="Zack.Oyafuso" w:date="2026-01-02T10:59:00Z">
        <w:r w:rsidR="00FD5E1D">
          <w:t xml:space="preserve">new </w:t>
        </w:r>
      </w:ins>
      <w:r>
        <w:t xml:space="preserve">survey design </w:t>
      </w:r>
      <w:del w:id="22" w:author="Zack.Oyafuso" w:date="2026-01-02T10:59:00Z">
        <w:r w:rsidDel="00FD5E1D">
          <w:delText xml:space="preserve">restratification </w:delText>
        </w:r>
      </w:del>
      <w:r>
        <w:t xml:space="preserve">was implemented to increase sampling efficiency while maintaining unbiased estimates of population indices and composition data that are used within stock assessments conducted by the AFSC. </w:t>
      </w:r>
      <w:commentRangeEnd w:id="20"/>
      <w:r>
        <w:rPr>
          <w:rStyle w:val="CommentReference"/>
        </w:rPr>
        <w:commentReference w:id="20"/>
      </w:r>
      <w:ins w:id="23" w:author="Zack.Oyafuso" w:date="2026-01-03T14:28:00Z">
        <w:r w:rsidR="00952D91" w:rsidRPr="00952D91">
          <w:t xml:space="preserve"> </w:t>
        </w:r>
        <w:r w:rsidR="00952D91">
          <w:t xml:space="preserve">The new survey design now consists of 28 strata defined by NMFS management area and depth. </w:t>
        </w:r>
      </w:ins>
      <w:del w:id="24" w:author="Zack.Oyafuso" w:date="2026-01-02T11:02:00Z">
        <w:r w:rsidDel="00FD5E1D">
          <w:delText xml:space="preserve">This </w:delText>
        </w:r>
      </w:del>
      <w:del w:id="25" w:author="Zack.Oyafuso" w:date="2026-01-02T11:00:00Z">
        <w:r w:rsidDel="00FD5E1D">
          <w:delText xml:space="preserve">restratified </w:delText>
        </w:r>
      </w:del>
      <w:del w:id="26" w:author="Zack.Oyafuso" w:date="2026-01-03T14:27:00Z">
        <w:r w:rsidDel="00952D91">
          <w:delText xml:space="preserve">design </w:delText>
        </w:r>
      </w:del>
      <w:del w:id="27" w:author="Zack.Oyafuso" w:date="2026-01-02T11:03:00Z">
        <w:r w:rsidDel="00FD5E1D">
          <w:delText xml:space="preserve">was rigorously developed </w:delText>
        </w:r>
      </w:del>
      <w:del w:id="28" w:author="Zack.Oyafuso" w:date="2026-01-02T11:02:00Z">
        <w:r w:rsidDel="00FD5E1D">
          <w:delText>and implemented</w:delText>
        </w:r>
      </w:del>
      <w:del w:id="29" w:author="Zack.Oyafuso" w:date="2026-01-03T14:27:00Z">
        <w:r w:rsidDel="00952D91">
          <w:delText>, ha</w:delText>
        </w:r>
      </w:del>
      <w:del w:id="30" w:author="Zack.Oyafuso" w:date="2026-01-02T11:00:00Z">
        <w:r w:rsidDel="00FD5E1D">
          <w:delText>ving</w:delText>
        </w:r>
      </w:del>
      <w:del w:id="31" w:author="Zack.Oyafuso" w:date="2026-01-03T14:27:00Z">
        <w:r w:rsidDel="00952D91">
          <w:delText xml:space="preserve"> undergone extensive simulation evaluation (</w:delText>
        </w:r>
      </w:del>
      <w:commentRangeStart w:id="32"/>
      <w:del w:id="33" w:author="Zack.Oyafuso" w:date="2026-01-02T10:59:00Z">
        <w:r w:rsidRPr="00110449" w:rsidDel="00FD5E1D">
          <w:rPr>
            <w:highlight w:val="yellow"/>
          </w:rPr>
          <w:delText>ref</w:delText>
        </w:r>
        <w:commentRangeEnd w:id="32"/>
        <w:r w:rsidDel="00FD5E1D">
          <w:rPr>
            <w:rStyle w:val="CommentReference"/>
          </w:rPr>
          <w:commentReference w:id="32"/>
        </w:r>
      </w:del>
      <w:del w:id="34" w:author="Zack.Oyafuso" w:date="2026-01-03T14:27:00Z">
        <w:r w:rsidDel="00952D91">
          <w:delText>) and review by management bodies (e.g., NPFMC Plan Team and SSC) prior to implementation in 2025.</w:delText>
        </w:r>
      </w:del>
    </w:p>
    <w:p w14:paraId="1AE88EE9" w14:textId="3057A5BA" w:rsidR="007E7A96" w:rsidRPr="005362B1" w:rsidRDefault="007E7A96" w:rsidP="007E7A96">
      <w:r>
        <w:t xml:space="preserve">In this appendix we compared the historical bottom trawl survey’s time-series of design-based estimates of biomass and abundance to what the estimates could have been </w:t>
      </w:r>
      <w:ins w:id="35" w:author="Zack.Oyafuso" w:date="2026-01-02T11:07:00Z">
        <w:r w:rsidR="00FD5E1D">
          <w:t xml:space="preserve">had historical stations been post-stratified </w:t>
        </w:r>
      </w:ins>
      <w:r>
        <w:t xml:space="preserve">under the </w:t>
      </w:r>
      <w:del w:id="36" w:author="Zack.Oyafuso" w:date="2026-01-02T11:07:00Z">
        <w:r w:rsidDel="00FD5E1D">
          <w:delText xml:space="preserve">restratified </w:delText>
        </w:r>
      </w:del>
      <w:ins w:id="37" w:author="Zack.Oyafuso" w:date="2026-01-02T11:01:00Z">
        <w:r w:rsidR="00FD5E1D">
          <w:t xml:space="preserve">new survey </w:t>
        </w:r>
      </w:ins>
      <w:r>
        <w:t xml:space="preserve">design. We use GOA Pacific cod as an example species because it is well sampled and consistently distributed across the continental shelf of the GOA. We find that the historical indices of biomass and abundance are remarkably similar </w:t>
      </w:r>
      <w:del w:id="38" w:author="Zack.Oyafuso" w:date="2026-01-02T11:06:00Z">
        <w:r w:rsidDel="00FD5E1D">
          <w:delText xml:space="preserve">to the estimates </w:delText>
        </w:r>
      </w:del>
      <w:ins w:id="39" w:author="Zack.Oyafuso" w:date="2026-01-02T11:06:00Z">
        <w:r w:rsidR="00FD5E1D">
          <w:t xml:space="preserve">when post-stratified </w:t>
        </w:r>
      </w:ins>
      <w:r>
        <w:t xml:space="preserve">under the </w:t>
      </w:r>
      <w:del w:id="40" w:author="Zack.Oyafuso" w:date="2026-01-02T11:01:00Z">
        <w:r w:rsidDel="00FD5E1D">
          <w:delText xml:space="preserve">restratified </w:delText>
        </w:r>
      </w:del>
      <w:ins w:id="41" w:author="Zack.Oyafuso" w:date="2026-01-02T11:01:00Z">
        <w:r w:rsidR="00FD5E1D">
          <w:t xml:space="preserve">new survey </w:t>
        </w:r>
      </w:ins>
      <w:r>
        <w:t xml:space="preserve">design. We conclude that the </w:t>
      </w:r>
      <w:del w:id="42" w:author="Zack.Oyafuso" w:date="2026-01-02T11:01:00Z">
        <w:r w:rsidDel="00FD5E1D">
          <w:delText xml:space="preserve">restratified </w:delText>
        </w:r>
      </w:del>
      <w:ins w:id="43" w:author="Zack.Oyafuso" w:date="2026-01-02T11:01:00Z">
        <w:r w:rsidR="00FD5E1D">
          <w:t xml:space="preserve">new </w:t>
        </w:r>
      </w:ins>
      <w:ins w:id="44" w:author="Zack.Oyafuso" w:date="2026-01-02T23:03:00Z">
        <w:r w:rsidR="00D33B2E">
          <w:t xml:space="preserve">survey </w:t>
        </w:r>
      </w:ins>
      <w:r>
        <w:t xml:space="preserve">design of the GOA bottom trawl survey provides consistent estimates with the historical time-series of important indices in both magnitude and trend. Furthermore, the 2025 estimates of biomass and abundance for Pacific cod under the </w:t>
      </w:r>
      <w:del w:id="45" w:author="Zack.Oyafuso" w:date="2026-01-02T11:01:00Z">
        <w:r w:rsidDel="00FD5E1D">
          <w:delText xml:space="preserve">restratified </w:delText>
        </w:r>
      </w:del>
      <w:ins w:id="46" w:author="Zack.Oyafuso" w:date="2026-01-02T11:01:00Z">
        <w:r w:rsidR="00FD5E1D">
          <w:t xml:space="preserve">new survey </w:t>
        </w:r>
      </w:ins>
      <w:r>
        <w:t xml:space="preserve">design follow and continue the recent trends observed in the population. We emphasize that the </w:t>
      </w:r>
      <w:del w:id="47" w:author="Zack.Oyafuso" w:date="2026-01-02T11:05:00Z">
        <w:r w:rsidDel="00FD5E1D">
          <w:delText xml:space="preserve">restratified </w:delText>
        </w:r>
      </w:del>
      <w:ins w:id="48" w:author="Zack.Oyafuso" w:date="2026-01-02T11:05:00Z">
        <w:r w:rsidR="00FD5E1D">
          <w:t xml:space="preserve">new survey </w:t>
        </w:r>
      </w:ins>
      <w:r>
        <w:t>design maintains a robust time-series of indices provided by the GOA bottom trawl survey that are based upon unbiased sampling designs and provide our best information available to understand population trends for stocks assessed within the GOA.</w:t>
      </w:r>
    </w:p>
    <w:p w14:paraId="66BF4281" w14:textId="77777777" w:rsidR="007E7A96" w:rsidRPr="005362B1" w:rsidRDefault="007E7A96" w:rsidP="007E7A96">
      <w:pPr>
        <w:pStyle w:val="Heading2"/>
      </w:pPr>
      <w:r w:rsidRPr="005362B1">
        <w:t>Data</w:t>
      </w:r>
    </w:p>
    <w:p w14:paraId="5267421A" w14:textId="20D36F7E" w:rsidR="007E7A96" w:rsidRPr="00130C13" w:rsidRDefault="007E7A96" w:rsidP="007E7A96">
      <w:commentRangeStart w:id="49"/>
      <w:r>
        <w:t>Data used in this analysis included historical haul-level area-swept CPUE (in kg per km</w:t>
      </w:r>
      <w:r>
        <w:rPr>
          <w:vertAlign w:val="superscript"/>
        </w:rPr>
        <w:t>2</w:t>
      </w:r>
      <w:r>
        <w:t xml:space="preserve"> for biomass estimation and in numbers per km</w:t>
      </w:r>
      <w:r>
        <w:rPr>
          <w:vertAlign w:val="superscript"/>
        </w:rPr>
        <w:t>2</w:t>
      </w:r>
      <w:r>
        <w:t xml:space="preserve"> for abundance estimation) from the AFSC GOA bottom trawl survey. The time-series of the surveys investigated were triennially from 1990-1999, then biennially from </w:t>
      </w:r>
      <w:del w:id="50" w:author="Zack.Oyafuso" w:date="2026-01-04T22:42:00Z">
        <w:r w:rsidDel="00D37A62">
          <w:delText>1999</w:delText>
        </w:r>
      </w:del>
      <w:ins w:id="51" w:author="Zack.Oyafuso" w:date="2026-01-04T22:42:00Z">
        <w:r w:rsidR="00D37A62">
          <w:t>2001</w:t>
        </w:r>
      </w:ins>
      <w:r>
        <w:t>-2023.</w:t>
      </w:r>
      <w:commentRangeEnd w:id="49"/>
      <w:r>
        <w:rPr>
          <w:rStyle w:val="CommentReference"/>
        </w:rPr>
        <w:commentReference w:id="49"/>
      </w:r>
    </w:p>
    <w:p w14:paraId="5E5FC738" w14:textId="77777777" w:rsidR="007E7A96" w:rsidRPr="005362B1" w:rsidRDefault="007E7A96" w:rsidP="007E7A96">
      <w:pPr>
        <w:pStyle w:val="Heading2"/>
      </w:pPr>
      <w:r w:rsidRPr="005362B1">
        <w:t>Analytic Approach</w:t>
      </w:r>
    </w:p>
    <w:p w14:paraId="1B6A9F24" w14:textId="4F525DCE" w:rsidR="007E7A96" w:rsidRDefault="007E7A96" w:rsidP="007E7A96">
      <w:pPr>
        <w:rPr>
          <w:ins w:id="52" w:author="Zack.Oyafuso" w:date="2026-01-02T11:14:00Z"/>
        </w:rPr>
      </w:pPr>
      <w:r>
        <w:t xml:space="preserve">To assess how the restratified survey design might have impacted historical biomass and abundance indices for GOA Pacific cod, we employed a two-step reanalysis. First, historical hauls were spatially reassigned to the </w:t>
      </w:r>
      <w:del w:id="53" w:author="Zack.Oyafuso" w:date="2026-01-02T11:15:00Z">
        <w:r w:rsidDel="00E713AE">
          <w:delText xml:space="preserve">new </w:delText>
        </w:r>
      </w:del>
      <w:r>
        <w:t>strata</w:t>
      </w:r>
      <w:ins w:id="54" w:author="Zack.Oyafuso" w:date="2026-01-02T11:15:00Z">
        <w:r w:rsidR="00E713AE">
          <w:t xml:space="preserve"> under the new survey design</w:t>
        </w:r>
      </w:ins>
      <w:r>
        <w:t xml:space="preserve">. </w:t>
      </w:r>
      <w:ins w:id="55" w:author="Zack.Oyafuso" w:date="2026-01-02T11:15:00Z">
        <w:r w:rsidR="00E713AE">
          <w:t xml:space="preserve">Second, we utilized the </w:t>
        </w:r>
      </w:ins>
      <w:ins w:id="56" w:author="Zack.Oyafuso" w:date="2026-01-02T11:17:00Z">
        <w:r w:rsidR="00E713AE">
          <w:t>“</w:t>
        </w:r>
      </w:ins>
      <w:ins w:id="57" w:author="Zack.Oyafuso" w:date="2026-01-02T11:15:00Z">
        <w:r w:rsidR="00E713AE">
          <w:t>survey</w:t>
        </w:r>
      </w:ins>
      <w:ins w:id="58" w:author="Zack.Oyafuso" w:date="2026-01-02T11:17:00Z">
        <w:r w:rsidR="00E713AE">
          <w:t>”</w:t>
        </w:r>
      </w:ins>
      <w:ins w:id="59" w:author="Zack.Oyafuso" w:date="2026-01-02T11:15:00Z">
        <w:r w:rsidR="00E713AE">
          <w:t xml:space="preserve"> R </w:t>
        </w:r>
      </w:ins>
      <w:ins w:id="60" w:author="Zack.Oyafuso" w:date="2026-01-02T11:16:00Z">
        <w:r w:rsidR="00E713AE">
          <w:t>package</w:t>
        </w:r>
      </w:ins>
      <w:ins w:id="61" w:author="Zack.Oyafuso" w:date="2026-01-02T23:14:00Z">
        <w:r w:rsidR="00251327">
          <w:t xml:space="preserve"> (</w:t>
        </w:r>
        <w:r w:rsidR="00251327" w:rsidRPr="00251327">
          <w:t>Lumley</w:t>
        </w:r>
        <w:r w:rsidR="00251327">
          <w:t xml:space="preserve">, </w:t>
        </w:r>
        <w:r w:rsidR="00251327" w:rsidRPr="00251327">
          <w:t>2024</w:t>
        </w:r>
        <w:r w:rsidR="00251327">
          <w:t>)</w:t>
        </w:r>
      </w:ins>
      <w:ins w:id="62" w:author="Zack.Oyafuso" w:date="2026-01-02T11:16:00Z">
        <w:r w:rsidR="00E713AE">
          <w:t xml:space="preserve"> to re-calculate total survey biomass/abundance</w:t>
        </w:r>
      </w:ins>
      <w:ins w:id="63" w:author="Zack.Oyafuso" w:date="2026-01-02T11:18:00Z">
        <w:r w:rsidR="00E713AE">
          <w:t xml:space="preserve"> and associated variances</w:t>
        </w:r>
      </w:ins>
      <w:ins w:id="64" w:author="Zack.Oyafuso" w:date="2026-01-02T11:16:00Z">
        <w:r w:rsidR="00E713AE">
          <w:t xml:space="preserve"> using post-stratified weights to correctly a</w:t>
        </w:r>
      </w:ins>
      <w:ins w:id="65" w:author="Zack.Oyafuso" w:date="2026-01-02T11:17:00Z">
        <w:r w:rsidR="00E713AE">
          <w:t>ccount for differences in stratum inclusion probabilities of the post-stratified stations</w:t>
        </w:r>
      </w:ins>
      <w:ins w:id="66" w:author="Zack.Oyafuso" w:date="2026-01-02T11:16:00Z">
        <w:r w:rsidR="00E713AE">
          <w:t xml:space="preserve">. </w:t>
        </w:r>
      </w:ins>
      <w:ins w:id="67" w:author="Zack.Oyafuso" w:date="2026-01-02T11:17:00Z">
        <w:r w:rsidR="00E713AE">
          <w:t xml:space="preserve">We </w:t>
        </w:r>
      </w:ins>
      <w:ins w:id="68" w:author="Zack.Oyafuso" w:date="2026-01-02T11:19:00Z">
        <w:r w:rsidR="00225B94">
          <w:t xml:space="preserve">recalculated </w:t>
        </w:r>
      </w:ins>
      <w:ins w:id="69" w:author="Zack.Oyafuso" w:date="2026-01-02T11:17:00Z">
        <w:r w:rsidR="00E713AE">
          <w:t xml:space="preserve">total </w:t>
        </w:r>
      </w:ins>
      <w:ins w:id="70" w:author="Zack.Oyafuso" w:date="2026-01-02T11:19:00Z">
        <w:r w:rsidR="00225B94">
          <w:t xml:space="preserve">survey </w:t>
        </w:r>
      </w:ins>
      <w:ins w:id="71" w:author="Zack.Oyafuso" w:date="2026-01-02T11:17:00Z">
        <w:r w:rsidR="00E713AE">
          <w:t>bioma</w:t>
        </w:r>
      </w:ins>
      <w:ins w:id="72" w:author="Zack.Oyafuso" w:date="2026-01-02T11:18:00Z">
        <w:r w:rsidR="00E713AE">
          <w:t xml:space="preserve">ss and abundance </w:t>
        </w:r>
      </w:ins>
      <w:ins w:id="73" w:author="Zack.Oyafuso" w:date="2026-01-05T08:31:00Z">
        <w:r w:rsidR="00A5270A">
          <w:t>across</w:t>
        </w:r>
      </w:ins>
      <w:ins w:id="74" w:author="Zack.Oyafuso" w:date="2026-01-02T11:19:00Z">
        <w:r w:rsidR="00225B94">
          <w:t xml:space="preserve"> the </w:t>
        </w:r>
      </w:ins>
      <w:ins w:id="75" w:author="Zack.Oyafuso" w:date="2026-01-02T11:18:00Z">
        <w:r w:rsidR="00E713AE">
          <w:t>GOA-wide</w:t>
        </w:r>
      </w:ins>
      <w:ins w:id="76" w:author="Zack.Oyafuso" w:date="2026-01-02T11:19:00Z">
        <w:r w:rsidR="00225B94">
          <w:t xml:space="preserve"> region as well</w:t>
        </w:r>
      </w:ins>
      <w:ins w:id="77" w:author="Zack.Oyafuso" w:date="2026-01-02T11:18:00Z">
        <w:r w:rsidR="00E713AE">
          <w:t xml:space="preserve"> </w:t>
        </w:r>
      </w:ins>
      <w:ins w:id="78" w:author="Zack.Oyafuso" w:date="2026-01-02T11:19:00Z">
        <w:r w:rsidR="00225B94">
          <w:t xml:space="preserve">as GOA management </w:t>
        </w:r>
      </w:ins>
      <w:ins w:id="79" w:author="Zack.Oyafuso" w:date="2026-01-02T11:18:00Z">
        <w:r w:rsidR="00E713AE">
          <w:t>subregio</w:t>
        </w:r>
      </w:ins>
      <w:ins w:id="80" w:author="Zack.Oyafuso" w:date="2026-01-02T11:19:00Z">
        <w:r w:rsidR="00225B94">
          <w:t>ns</w:t>
        </w:r>
      </w:ins>
      <w:ins w:id="81" w:author="Zack.Oyafuso" w:date="2026-01-02T11:18:00Z">
        <w:r w:rsidR="00E713AE">
          <w:t xml:space="preserve"> (Western, Central, and Eastern GOA</w:t>
        </w:r>
      </w:ins>
      <w:ins w:id="82" w:author="Zack.Oyafuso" w:date="2026-01-02T11:19:00Z">
        <w:r w:rsidR="00225B94">
          <w:t>)</w:t>
        </w:r>
      </w:ins>
      <w:ins w:id="83" w:author="Zack.Oyafuso" w:date="2026-01-02T11:18:00Z">
        <w:r w:rsidR="00E713AE">
          <w:t xml:space="preserve">. </w:t>
        </w:r>
      </w:ins>
      <w:del w:id="84" w:author="Zack.Oyafuso" w:date="2026-01-02T11:17:00Z">
        <w:r w:rsidDel="00E713AE">
          <w:delText xml:space="preserve">Second, we calculated the </w:delText>
        </w:r>
        <w:r w:rsidDel="00E713AE">
          <w:lastRenderedPageBreak/>
          <w:delText>standard design-based indices by multiplying the strata-specific mean CPUE by the respective strata area and summing the results.</w:delText>
        </w:r>
      </w:del>
    </w:p>
    <w:p w14:paraId="1DEF55B5" w14:textId="77777777" w:rsidR="00E713AE" w:rsidDel="00496219" w:rsidRDefault="00E713AE" w:rsidP="007E7A96">
      <w:pPr>
        <w:rPr>
          <w:del w:id="85" w:author="Zack.Oyafuso" w:date="2026-01-04T22:27:00Z"/>
        </w:rPr>
      </w:pPr>
    </w:p>
    <w:p w14:paraId="6467DBDA" w14:textId="656114AC" w:rsidR="007E7A96" w:rsidRPr="00130C13" w:rsidDel="00496219" w:rsidRDefault="007E7A96" w:rsidP="007E7A96">
      <w:pPr>
        <w:rPr>
          <w:del w:id="86" w:author="Zack.Oyafuso" w:date="2026-01-04T22:27:00Z"/>
        </w:rPr>
      </w:pPr>
      <w:del w:id="87" w:author="Zack.Oyafuso" w:date="2026-01-04T22:27:00Z">
        <w:r w:rsidDel="00496219">
          <w:delText xml:space="preserve">We acknowledge these are naïve design-based estimates. </w:delText>
        </w:r>
        <w:commentRangeStart w:id="88"/>
        <w:r w:rsidDel="00496219">
          <w:delText xml:space="preserve">A more rigorous approach would utilize a Hansen-Hurwitz estimator to account for the selection probability of each historical haul location under the new design. </w:delText>
        </w:r>
        <w:commentRangeEnd w:id="88"/>
        <w:r w:rsidDel="00496219">
          <w:rPr>
            <w:rStyle w:val="CommentReference"/>
          </w:rPr>
          <w:commentReference w:id="88"/>
        </w:r>
        <w:r w:rsidDel="00496219">
          <w:delText>However, for a consistently distributed and well-sampled species like Pacific cod, we expect any bias introduced by the naïve estimator to be negligible. Because our primary objective was to detect substantial shifts in trend or magnitude rather than to provide precise variance, we present only the point estimates here. We recommend that any future efforts to quantify uncertainty for this historical reanalysis utilize a more rigorous estimator.</w:delText>
        </w:r>
      </w:del>
    </w:p>
    <w:p w14:paraId="7F6A27BD" w14:textId="77777777" w:rsidR="007E7A96" w:rsidRPr="005362B1" w:rsidRDefault="007E7A96" w:rsidP="007E7A96">
      <w:pPr>
        <w:pStyle w:val="Heading2"/>
      </w:pPr>
      <w:r w:rsidRPr="005362B1">
        <w:t>Results</w:t>
      </w:r>
    </w:p>
    <w:p w14:paraId="26836CEE" w14:textId="1D39D3C8" w:rsidR="007E7A96" w:rsidRDefault="007E7A96" w:rsidP="007E7A96">
      <w:r>
        <w:t>Reanalysis of the historical GOA bottom trawl survey</w:t>
      </w:r>
      <w:ins w:id="89" w:author="Zack.Oyafuso" w:date="2026-01-02T11:20:00Z">
        <w:r w:rsidR="00225B94">
          <w:t xml:space="preserve"> time-series</w:t>
        </w:r>
      </w:ins>
      <w:r>
        <w:t xml:space="preserve"> reveals high consistency between the original time-series and the </w:t>
      </w:r>
      <w:del w:id="90" w:author="Zack.Oyafuso" w:date="2026-01-02T11:20:00Z">
        <w:r w:rsidDel="00225B94">
          <w:delText xml:space="preserve">restratified design </w:delText>
        </w:r>
      </w:del>
      <w:ins w:id="91" w:author="Zack.Oyafuso" w:date="2026-01-02T11:20:00Z">
        <w:r w:rsidR="00225B94">
          <w:t xml:space="preserve">original time-series post-stratified under the new design </w:t>
        </w:r>
      </w:ins>
      <w:r>
        <w:t>(Figures 2.2.1 and 2.2.2). GOA-wide biomass and abundance estimates (Figure 2.2.1) align most closely during periods of lower magnitude (e.g., 1990–2007 and 2015–2023), with minor divergence occurring during peak years (2009–2013)</w:t>
      </w:r>
      <w:ins w:id="92" w:author="Zack.Oyafuso" w:date="2026-01-02T11:30:00Z">
        <w:r w:rsidR="00CF0DAF">
          <w:t>, though given the high overlap in the 95% confidence intervals, these divergences do not appear to be sta</w:t>
        </w:r>
      </w:ins>
      <w:ins w:id="93" w:author="Zack.Oyafuso" w:date="2026-01-02T11:31:00Z">
        <w:r w:rsidR="00CF0DAF">
          <w:t>tistically meaningful</w:t>
        </w:r>
      </w:ins>
      <w:r>
        <w:t xml:space="preserve">. Since </w:t>
      </w:r>
      <w:del w:id="94" w:author="Zack.Oyafuso" w:date="2026-01-02T00:06:00Z">
        <w:r w:rsidDel="005A750F">
          <w:delText>2017</w:delText>
        </w:r>
      </w:del>
      <w:ins w:id="95" w:author="Zack.Oyafuso" w:date="2026-01-02T00:06:00Z">
        <w:r w:rsidR="005A750F">
          <w:t>2015</w:t>
        </w:r>
      </w:ins>
      <w:r>
        <w:t xml:space="preserve">, the two time-series have been nearly indistinguishable. </w:t>
      </w:r>
      <w:del w:id="96" w:author="Zack.Oyafuso" w:date="2026-01-02T00:08:00Z">
        <w:r w:rsidDel="005A750F">
          <w:delText xml:space="preserve">Notably, the reanalyzed indices fell outside the historical 95% confidence intervals in only a single year (abundance in 2013). </w:delText>
        </w:r>
        <w:commentRangeStart w:id="97"/>
        <w:r w:rsidDel="005A750F">
          <w:delText xml:space="preserve">However, it is likely that historical uncertainty was underestimated due to the survey’s previous over-stratification. </w:delText>
        </w:r>
        <w:commentRangeEnd w:id="97"/>
        <w:r w:rsidDel="005A750F">
          <w:rPr>
            <w:rStyle w:val="CommentReference"/>
          </w:rPr>
          <w:commentReference w:id="97"/>
        </w:r>
      </w:del>
      <w:r>
        <w:t xml:space="preserve">The 2025 indices under the </w:t>
      </w:r>
      <w:del w:id="98" w:author="Zack.Oyafuso" w:date="2026-01-02T00:10:00Z">
        <w:r w:rsidDel="00F54E1F">
          <w:delText xml:space="preserve">restratified </w:delText>
        </w:r>
      </w:del>
      <w:ins w:id="99" w:author="Zack.Oyafuso" w:date="2026-01-02T00:10:00Z">
        <w:r w:rsidR="00F54E1F">
          <w:t xml:space="preserve">new </w:t>
        </w:r>
      </w:ins>
      <w:r>
        <w:t>design continue the established historical trends in both magnitude and direction.</w:t>
      </w:r>
    </w:p>
    <w:p w14:paraId="1AF6B643" w14:textId="5A988B06" w:rsidR="007E7A96" w:rsidRDefault="007E7A96" w:rsidP="007E7A96">
      <w:commentRangeStart w:id="100"/>
      <w:r>
        <w:t>The</w:t>
      </w:r>
      <w:del w:id="101" w:author="Zack.Oyafuso" w:date="2026-01-02T00:16:00Z">
        <w:r w:rsidDel="00F54E1F">
          <w:delText>se</w:delText>
        </w:r>
      </w:del>
      <w:r>
        <w:t xml:space="preserve"> </w:t>
      </w:r>
      <w:commentRangeEnd w:id="100"/>
      <w:r>
        <w:rPr>
          <w:rStyle w:val="CommentReference"/>
        </w:rPr>
        <w:commentReference w:id="100"/>
      </w:r>
      <w:del w:id="102" w:author="Zack.Oyafuso" w:date="2026-01-02T00:16:00Z">
        <w:r w:rsidDel="00F54E1F">
          <w:delText xml:space="preserve">patterns </w:delText>
        </w:r>
      </w:del>
      <w:ins w:id="103" w:author="Zack.Oyafuso" w:date="2026-01-02T00:16:00Z">
        <w:r w:rsidR="00F54E1F">
          <w:t>consistencies between the two time</w:t>
        </w:r>
      </w:ins>
      <w:ins w:id="104" w:author="Zack.Oyafuso" w:date="2026-01-02T11:21:00Z">
        <w:r w:rsidR="00225B94">
          <w:t>-</w:t>
        </w:r>
      </w:ins>
      <w:ins w:id="105" w:author="Zack.Oyafuso" w:date="2026-01-02T00:16:00Z">
        <w:r w:rsidR="00F54E1F">
          <w:t xml:space="preserve">series also </w:t>
        </w:r>
      </w:ins>
      <w:r>
        <w:t xml:space="preserve">persist at the subregional scale (Figure 2.2.2). </w:t>
      </w:r>
      <w:ins w:id="106" w:author="Zack.Oyafuso" w:date="2026-01-02T00:18:00Z">
        <w:r w:rsidR="00CC20DA">
          <w:t xml:space="preserve">With </w:t>
        </w:r>
      </w:ins>
      <w:ins w:id="107" w:author="Zack.Oyafuso" w:date="2026-01-02T00:19:00Z">
        <w:r w:rsidR="00CC20DA">
          <w:t xml:space="preserve">a couple of </w:t>
        </w:r>
      </w:ins>
      <w:ins w:id="108" w:author="Zack.Oyafuso" w:date="2026-01-02T00:18:00Z">
        <w:r w:rsidR="00F54E1F">
          <w:t>slight divergences</w:t>
        </w:r>
      </w:ins>
      <w:ins w:id="109" w:author="Zack.Oyafuso" w:date="2026-01-02T11:27:00Z">
        <w:r w:rsidR="00225B94">
          <w:t xml:space="preserve"> in the point estimates</w:t>
        </w:r>
      </w:ins>
      <w:ins w:id="110" w:author="Zack.Oyafuso" w:date="2026-01-02T00:18:00Z">
        <w:r w:rsidR="00F54E1F">
          <w:t xml:space="preserve"> in the Western GOA (1996, 2009), </w:t>
        </w:r>
        <w:r w:rsidR="00CC20DA">
          <w:t xml:space="preserve">Central GOA (2009) and the </w:t>
        </w:r>
      </w:ins>
      <w:ins w:id="111" w:author="Zack.Oyafuso" w:date="2026-01-02T00:19:00Z">
        <w:r w:rsidR="00CC20DA">
          <w:t>Eastern GOA (1990, 2015), the subregional indices were also very similar betwee</w:t>
        </w:r>
      </w:ins>
      <w:ins w:id="112" w:author="Zack.Oyafuso" w:date="2026-01-02T00:20:00Z">
        <w:r w:rsidR="00CC20DA">
          <w:t xml:space="preserve">n the original and </w:t>
        </w:r>
      </w:ins>
      <w:ins w:id="113" w:author="Zack.Oyafuso" w:date="2026-01-02T11:21:00Z">
        <w:r w:rsidR="00225B94">
          <w:t>post</w:t>
        </w:r>
      </w:ins>
      <w:ins w:id="114" w:author="Zack.Oyafuso" w:date="2026-01-02T00:20:00Z">
        <w:r w:rsidR="00CC20DA">
          <w:t>-stratified time series</w:t>
        </w:r>
      </w:ins>
      <w:ins w:id="115" w:author="Zack.Oyafuso" w:date="2026-01-02T00:19:00Z">
        <w:r w:rsidR="00CC20DA">
          <w:t>.</w:t>
        </w:r>
      </w:ins>
      <w:ins w:id="116" w:author="Zack.Oyafuso" w:date="2026-01-02T00:20:00Z">
        <w:r w:rsidR="00CC20DA">
          <w:t xml:space="preserve"> </w:t>
        </w:r>
      </w:ins>
      <w:ins w:id="117" w:author="Zack.Oyafuso" w:date="2026-01-02T11:28:00Z">
        <w:r w:rsidR="00225B94">
          <w:t>Furthermore, in the cases of these</w:t>
        </w:r>
      </w:ins>
      <w:ins w:id="118" w:author="Zack.Oyafuso" w:date="2026-01-02T11:29:00Z">
        <w:r w:rsidR="00CF0DAF">
          <w:t xml:space="preserve"> years with</w:t>
        </w:r>
      </w:ins>
      <w:ins w:id="119" w:author="Zack.Oyafuso" w:date="2026-01-02T11:28:00Z">
        <w:r w:rsidR="00225B94">
          <w:t xml:space="preserve"> slight diveregences, the high overlap in the</w:t>
        </w:r>
      </w:ins>
      <w:ins w:id="120" w:author="Zack.Oyafuso" w:date="2026-01-02T11:29:00Z">
        <w:r w:rsidR="00CF0DAF">
          <w:t>ir</w:t>
        </w:r>
      </w:ins>
      <w:ins w:id="121" w:author="Zack.Oyafuso" w:date="2026-01-02T11:28:00Z">
        <w:r w:rsidR="00225B94">
          <w:t xml:space="preserve"> 95%</w:t>
        </w:r>
      </w:ins>
      <w:ins w:id="122" w:author="Zack.Oyafuso" w:date="2026-01-02T11:29:00Z">
        <w:r w:rsidR="00225B94">
          <w:t xml:space="preserve"> confidence intervals suggest these differences are not statistically meaningful. </w:t>
        </w:r>
      </w:ins>
      <w:del w:id="123" w:author="Zack.Oyafuso" w:date="2026-01-02T00:20:00Z">
        <w:r w:rsidDel="00CC20DA">
          <w:delText xml:space="preserve">While the Western and Central GOA showed extreme consistency between the original time-series and the restratified design, </w:delText>
        </w:r>
        <w:commentRangeStart w:id="124"/>
        <w:r w:rsidDel="00CC20DA">
          <w:delText xml:space="preserve">the Eastern GOA exhibited larger discrepancies. This subregion typically supports a smaller, more patchily distributed Pacific cod population, leading to historically high inter-annual variability and large uncertainty—particularly when biomass estimates exceed the time-series mean. </w:delText>
        </w:r>
      </w:del>
      <w:r>
        <w:t>The 2025 Eastern GOA index, while lower than recent years, remains within the historical range of biomass estimates in this subregion.</w:t>
      </w:r>
      <w:commentRangeEnd w:id="124"/>
      <w:r w:rsidR="005A750F">
        <w:rPr>
          <w:rStyle w:val="CommentReference"/>
        </w:rPr>
        <w:commentReference w:id="124"/>
      </w:r>
    </w:p>
    <w:p w14:paraId="05BAECFA" w14:textId="067A7EF0" w:rsidR="007E7A96" w:rsidRPr="005362B1" w:rsidRDefault="007E7A96" w:rsidP="007E7A96">
      <w:commentRangeStart w:id="125"/>
      <w:commentRangeStart w:id="126"/>
      <w:del w:id="127" w:author="Zack.Oyafuso" w:date="2026-01-04T22:28:00Z">
        <w:r w:rsidDel="00496219">
          <w:delText xml:space="preserve">We expect that for stocks or subregions with lower sampling density, comparisons between historical and restratified indices will mirror the Pacific cod Eastern GOA results. For such stocks, indices will remain variable with high uncertainty regardless of post-stratification. While differences between the original and restratified time-series may appear larger for these species, this does not invalidate the restratified design. </w:delText>
        </w:r>
        <w:commentRangeEnd w:id="125"/>
        <w:r w:rsidR="005A750F" w:rsidDel="00496219">
          <w:rPr>
            <w:rStyle w:val="CommentReference"/>
          </w:rPr>
          <w:commentReference w:id="125"/>
        </w:r>
        <w:r w:rsidDel="00496219">
          <w:delText>Rather, t</w:delText>
        </w:r>
      </w:del>
      <w:ins w:id="128" w:author="Zack.Oyafuso" w:date="2026-01-04T22:28:00Z">
        <w:r w:rsidR="00496219">
          <w:t>T</w:t>
        </w:r>
      </w:ins>
      <w:r>
        <w:t xml:space="preserve">he remarkable consistency observed in well-sampled stocks like Pacific cod demonstrates that the new design continues an unbiased design for the GOA bottom trawl survey and is functioning as intended. </w:t>
      </w:r>
      <w:ins w:id="129" w:author="Zack.Oyafuso" w:date="2026-01-04T22:36:00Z">
        <w:r w:rsidR="00496219">
          <w:t>Mismatches between the original and post-stratified estimators are to be expected</w:t>
        </w:r>
      </w:ins>
      <w:ins w:id="130" w:author="Zack.Oyafuso" w:date="2026-01-04T22:37:00Z">
        <w:r w:rsidR="00496219">
          <w:t xml:space="preserve"> given the random nature of the sampling process. </w:t>
        </w:r>
      </w:ins>
      <w:r>
        <w:t xml:space="preserve">For species with inherently patchy distributions (e.g., rockfish), no stratification design can fully overcome inherent sampling variability that then translates through to survey indices. Furthermore, for such species, within a reanalysis of historical survey data like undertaken for Pacific cod it is statistically impossible to disentangle the effects of the restratified survey design from the natural variability and "zero-heavy" </w:t>
      </w:r>
      <w:ins w:id="131" w:author="Zack.Oyafuso" w:date="2026-01-04T22:40:00Z">
        <w:r w:rsidR="001A4072">
          <w:t xml:space="preserve">skewed </w:t>
        </w:r>
      </w:ins>
      <w:r>
        <w:t>catch data associated with their distributions.</w:t>
      </w:r>
      <w:r w:rsidRPr="005362B1">
        <w:t xml:space="preserve"> </w:t>
      </w:r>
      <w:commentRangeEnd w:id="126"/>
      <w:r>
        <w:rPr>
          <w:rStyle w:val="CommentReference"/>
        </w:rPr>
        <w:commentReference w:id="126"/>
      </w:r>
      <w:r w:rsidRPr="005362B1">
        <w:br w:type="page"/>
      </w:r>
    </w:p>
    <w:p w14:paraId="6F21F4FB" w14:textId="77777777" w:rsidR="007E7A96" w:rsidRPr="005362B1" w:rsidRDefault="007E7A96" w:rsidP="007E7A96">
      <w:pPr>
        <w:pStyle w:val="Heading2"/>
      </w:pPr>
      <w:r w:rsidRPr="00130C13">
        <w:rPr>
          <w:highlight w:val="yellow"/>
        </w:rPr>
        <w:lastRenderedPageBreak/>
        <w:t>Literature Cited</w:t>
      </w:r>
    </w:p>
    <w:p w14:paraId="04C029F0" w14:textId="77777777" w:rsidR="007E7A96" w:rsidRPr="005362B1" w:rsidRDefault="007E7A96" w:rsidP="007E7A96">
      <w:pPr>
        <w:ind w:left="720" w:hanging="720"/>
      </w:pPr>
      <w:commentRangeStart w:id="132"/>
      <w:proofErr w:type="spellStart"/>
      <w:r w:rsidRPr="00D10B7B">
        <w:rPr>
          <w:highlight w:val="yellow"/>
        </w:rPr>
        <w:t>Barbeaux</w:t>
      </w:r>
      <w:proofErr w:type="spellEnd"/>
      <w:r w:rsidRPr="00D10B7B">
        <w:rPr>
          <w:highlight w:val="yellow"/>
        </w:rPr>
        <w:t xml:space="preserve">. S. J., K. Aydin, B. </w:t>
      </w:r>
      <w:proofErr w:type="spellStart"/>
      <w:r w:rsidRPr="00D10B7B">
        <w:rPr>
          <w:highlight w:val="yellow"/>
        </w:rPr>
        <w:t>Fissel</w:t>
      </w:r>
      <w:proofErr w:type="spellEnd"/>
      <w:r w:rsidRPr="00D10B7B">
        <w:rPr>
          <w:highlight w:val="yellow"/>
        </w:rPr>
        <w:t xml:space="preserve">, K. </w:t>
      </w:r>
      <w:proofErr w:type="spellStart"/>
      <w:r w:rsidRPr="00D10B7B">
        <w:rPr>
          <w:highlight w:val="yellow"/>
        </w:rPr>
        <w:t>Holsman</w:t>
      </w:r>
      <w:proofErr w:type="spellEnd"/>
      <w:r w:rsidRPr="00D10B7B">
        <w:rPr>
          <w:highlight w:val="yellow"/>
        </w:rPr>
        <w:t xml:space="preserve">, B. Laurel, W. </w:t>
      </w:r>
      <w:proofErr w:type="spellStart"/>
      <w:r w:rsidRPr="00D10B7B">
        <w:rPr>
          <w:highlight w:val="yellow"/>
        </w:rPr>
        <w:t>Palsson</w:t>
      </w:r>
      <w:proofErr w:type="spellEnd"/>
      <w:r w:rsidRPr="00D10B7B">
        <w:rPr>
          <w:highlight w:val="yellow"/>
        </w:rPr>
        <w:t xml:space="preserve">, L. Rogers, K. Shotwell, Q. Yang, and S. </w:t>
      </w:r>
      <w:proofErr w:type="spellStart"/>
      <w:r w:rsidRPr="00D10B7B">
        <w:rPr>
          <w:highlight w:val="yellow"/>
        </w:rPr>
        <w:t>Zador</w:t>
      </w:r>
      <w:proofErr w:type="spellEnd"/>
      <w:r w:rsidRPr="00D10B7B">
        <w:rPr>
          <w:highlight w:val="yellow"/>
        </w:rPr>
        <w:t xml:space="preserve">. 2019. Assessment of the Pacific cod stock in the Gulf of Alaska. </w:t>
      </w:r>
      <w:r w:rsidRPr="00D10B7B">
        <w:rPr>
          <w:i/>
          <w:iCs/>
          <w:highlight w:val="yellow"/>
        </w:rPr>
        <w:t>In</w:t>
      </w:r>
      <w:r w:rsidRPr="00D10B7B">
        <w:rPr>
          <w:highlight w:val="yellow"/>
        </w:rPr>
        <w:t xml:space="preserve"> Stock assessment and fishery evaluation report for the groundfish resources of the Gulf of Alaska. North Pacific Fishery Management Council, 605 W. 4th Avenue Suite 306, Anchorage, AK 99501</w:t>
      </w:r>
      <w:commentRangeEnd w:id="132"/>
      <w:r>
        <w:rPr>
          <w:rStyle w:val="CommentReference"/>
        </w:rPr>
        <w:commentReference w:id="132"/>
      </w:r>
    </w:p>
    <w:p w14:paraId="3DC313FE" w14:textId="3A40E56F" w:rsidR="00251327" w:rsidRDefault="00251327" w:rsidP="00D33B2E">
      <w:pPr>
        <w:pStyle w:val="Bibliography"/>
        <w:rPr>
          <w:ins w:id="133" w:author="Zack.Oyafuso" w:date="2026-01-02T23:13:00Z"/>
        </w:rPr>
      </w:pPr>
      <w:bookmarkStart w:id="134" w:name="ref-Oyafuso2021"/>
      <w:ins w:id="135" w:author="Zack.Oyafuso" w:date="2026-01-02T23:13:00Z">
        <w:r w:rsidRPr="00251327">
          <w:t>Lumley</w:t>
        </w:r>
        <w:r>
          <w:t>,</w:t>
        </w:r>
        <w:r w:rsidRPr="00251327">
          <w:t xml:space="preserve"> T</w:t>
        </w:r>
        <w:r>
          <w:t>.</w:t>
        </w:r>
        <w:r w:rsidRPr="00251327">
          <w:t xml:space="preserve"> (2024). “</w:t>
        </w:r>
        <w:proofErr w:type="gramStart"/>
        <w:r w:rsidRPr="00251327">
          <w:t>survey</w:t>
        </w:r>
        <w:proofErr w:type="gramEnd"/>
        <w:r w:rsidRPr="00251327">
          <w:t>: analysis of complex survey samples.” R package version 4.4.</w:t>
        </w:r>
      </w:ins>
    </w:p>
    <w:p w14:paraId="29DAA82A" w14:textId="26B66165" w:rsidR="00D33B2E" w:rsidRDefault="00D33B2E" w:rsidP="00D33B2E">
      <w:pPr>
        <w:pStyle w:val="Bibliography"/>
        <w:rPr>
          <w:ins w:id="136" w:author="Zack.Oyafuso" w:date="2026-01-02T23:09:00Z"/>
        </w:rPr>
      </w:pPr>
      <w:proofErr w:type="spellStart"/>
      <w:ins w:id="137" w:author="Zack.Oyafuso" w:date="2026-01-02T23:09:00Z">
        <w:r>
          <w:t>Oyafuso</w:t>
        </w:r>
        <w:proofErr w:type="spellEnd"/>
        <w:r>
          <w:t xml:space="preserve">, Z. S., Barnett, L. A. K., and </w:t>
        </w:r>
        <w:proofErr w:type="spellStart"/>
        <w:r>
          <w:t>Kotwicki</w:t>
        </w:r>
        <w:proofErr w:type="spellEnd"/>
        <w:r>
          <w:t xml:space="preserve">, S. (2021). Incorporating spatiotemporal variability in multispecies survey design optimization addresses trade-offs in uncertainty. </w:t>
        </w:r>
        <w:r>
          <w:rPr>
            <w:i/>
            <w:iCs/>
          </w:rPr>
          <w:t>ICES Journal of Marine Science</w:t>
        </w:r>
        <w:r>
          <w:t xml:space="preserve"> 78, 1288–1300. </w:t>
        </w:r>
        <w:proofErr w:type="spellStart"/>
        <w:r>
          <w:t>doi</w:t>
        </w:r>
        <w:proofErr w:type="spellEnd"/>
        <w:r>
          <w:t xml:space="preserve">: </w:t>
        </w:r>
        <w:r>
          <w:fldChar w:fldCharType="begin"/>
        </w:r>
        <w:r>
          <w:instrText xml:space="preserve"> HYPERLINK "https://doi.org/10.1093/ICESJMS/FSAB038" \h </w:instrText>
        </w:r>
        <w:r>
          <w:fldChar w:fldCharType="separate"/>
        </w:r>
        <w:r>
          <w:rPr>
            <w:rStyle w:val="Hyperlink"/>
          </w:rPr>
          <w:t>10.1093/ICESJMS/FSAB038</w:t>
        </w:r>
        <w:r>
          <w:rPr>
            <w:rStyle w:val="Hyperlink"/>
          </w:rPr>
          <w:fldChar w:fldCharType="end"/>
        </w:r>
        <w:r>
          <w:t>.</w:t>
        </w:r>
      </w:ins>
    </w:p>
    <w:p w14:paraId="44722C1F" w14:textId="77777777" w:rsidR="00D33B2E" w:rsidRDefault="00D33B2E" w:rsidP="00D33B2E">
      <w:pPr>
        <w:pStyle w:val="Bibliography"/>
        <w:rPr>
          <w:ins w:id="138" w:author="Zack.Oyafuso" w:date="2026-01-02T23:09:00Z"/>
        </w:rPr>
      </w:pPr>
      <w:bookmarkStart w:id="139" w:name="ref-oyafuso2022flexible"/>
      <w:bookmarkEnd w:id="134"/>
      <w:proofErr w:type="spellStart"/>
      <w:ins w:id="140" w:author="Zack.Oyafuso" w:date="2026-01-02T23:09:00Z">
        <w:r>
          <w:t>Oyafuso</w:t>
        </w:r>
        <w:proofErr w:type="spellEnd"/>
        <w:r>
          <w:t xml:space="preserve">, Z., Barnett, L., </w:t>
        </w:r>
        <w:proofErr w:type="spellStart"/>
        <w:r>
          <w:t>Siple</w:t>
        </w:r>
        <w:proofErr w:type="spellEnd"/>
        <w:r>
          <w:t xml:space="preserve">, M., and </w:t>
        </w:r>
        <w:proofErr w:type="spellStart"/>
        <w:r>
          <w:t>Kotwicki</w:t>
        </w:r>
        <w:proofErr w:type="spellEnd"/>
        <w:r>
          <w:t xml:space="preserve">, S. (2022). A flexible approach to optimizing the gulf of </w:t>
        </w:r>
        <w:proofErr w:type="spellStart"/>
        <w:r>
          <w:t>alaska</w:t>
        </w:r>
        <w:proofErr w:type="spellEnd"/>
        <w:r>
          <w:t xml:space="preserve"> groundfish bottom trawl survey design for abundance estimation.</w:t>
        </w:r>
      </w:ins>
    </w:p>
    <w:bookmarkEnd w:id="139"/>
    <w:p w14:paraId="5B158D44" w14:textId="77777777" w:rsidR="007E7A96" w:rsidRPr="005362B1" w:rsidRDefault="007E7A96" w:rsidP="007E7A96"/>
    <w:p w14:paraId="64D94291" w14:textId="77777777" w:rsidR="007E7A96" w:rsidRPr="005362B1" w:rsidRDefault="007E7A96" w:rsidP="007E7A96"/>
    <w:p w14:paraId="7DDB9ED9" w14:textId="77777777" w:rsidR="007E7A96" w:rsidRPr="005362B1" w:rsidRDefault="007E7A96" w:rsidP="007E7A96"/>
    <w:p w14:paraId="6D69D36E" w14:textId="77777777" w:rsidR="007E7A96" w:rsidRPr="005362B1" w:rsidRDefault="007E7A96" w:rsidP="007E7A96">
      <w:r w:rsidRPr="005362B1">
        <w:br w:type="page"/>
      </w:r>
    </w:p>
    <w:p w14:paraId="0FE112AF" w14:textId="77777777" w:rsidR="007E7A96" w:rsidRPr="005362B1" w:rsidRDefault="007E7A96" w:rsidP="007E7A96">
      <w:pPr>
        <w:pStyle w:val="Heading2"/>
      </w:pPr>
      <w:r w:rsidRPr="004E7655">
        <w:lastRenderedPageBreak/>
        <w:t>Figures</w:t>
      </w:r>
    </w:p>
    <w:p w14:paraId="48967075" w14:textId="77777777" w:rsidR="007E7A96" w:rsidRPr="005362B1" w:rsidRDefault="007E7A96" w:rsidP="007E7A96"/>
    <w:p w14:paraId="4E650AC6" w14:textId="07F0E4E2" w:rsidR="007E7A96" w:rsidRDefault="007E7A96" w:rsidP="007E7A96">
      <w:pPr>
        <w:rPr>
          <w:ins w:id="141" w:author="Zack.Oyafuso" w:date="2026-01-01T23:25:00Z"/>
          <w:sz w:val="24"/>
          <w:szCs w:val="24"/>
        </w:rPr>
      </w:pPr>
      <w:del w:id="142" w:author="Zack.Oyafuso" w:date="2026-01-01T23:27:00Z">
        <w:r w:rsidDel="00136FF5">
          <w:rPr>
            <w:noProof/>
          </w:rPr>
          <w:drawing>
            <wp:inline distT="0" distB="0" distL="0" distR="0" wp14:anchorId="69DE2AEC" wp14:editId="3F896F2B">
              <wp:extent cx="5943600" cy="37820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del>
    </w:p>
    <w:p w14:paraId="1FB46984" w14:textId="42495DF8" w:rsidR="00136FF5" w:rsidRPr="005362B1" w:rsidRDefault="00136FF5" w:rsidP="007E7A96">
      <w:pPr>
        <w:rPr>
          <w:sz w:val="24"/>
          <w:szCs w:val="24"/>
        </w:rPr>
      </w:pPr>
      <w:ins w:id="143" w:author="Zack.Oyafuso" w:date="2026-01-01T23:25:00Z">
        <w:r>
          <w:rPr>
            <w:noProof/>
            <w:sz w:val="24"/>
            <w:szCs w:val="24"/>
          </w:rPr>
          <w:drawing>
            <wp:inline distT="0" distB="0" distL="0" distR="0" wp14:anchorId="13A6D806" wp14:editId="1A526070">
              <wp:extent cx="5943600" cy="37820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ins>
    </w:p>
    <w:p w14:paraId="155B38B5" w14:textId="06F7967E" w:rsidR="007E7A96" w:rsidRDefault="007E7A96" w:rsidP="007E7A96">
      <w:pPr>
        <w:pStyle w:val="Heading5"/>
      </w:pPr>
      <w:r w:rsidRPr="005362B1">
        <w:lastRenderedPageBreak/>
        <w:t xml:space="preserve">Figure 2.2.1. </w:t>
      </w:r>
      <w:r>
        <w:t xml:space="preserve">GOA bottom trawl survey population indices for Pacific cod from the original design-based estimates and the reanalyzed design-based estimates under the </w:t>
      </w:r>
      <w:del w:id="144" w:author="Zack.Oyafuso" w:date="2026-01-03T14:31:00Z">
        <w:r w:rsidDel="00952D91">
          <w:delText xml:space="preserve">restratified </w:delText>
        </w:r>
      </w:del>
      <w:ins w:id="145" w:author="Zack.Oyafuso" w:date="2026-01-03T14:31:00Z">
        <w:r w:rsidR="00952D91">
          <w:t xml:space="preserve">new </w:t>
        </w:r>
      </w:ins>
      <w:r>
        <w:t>survey design.</w:t>
      </w:r>
    </w:p>
    <w:p w14:paraId="679B2502" w14:textId="77777777" w:rsidR="007E7A96" w:rsidRPr="004E7655" w:rsidRDefault="007E7A96" w:rsidP="007E7A96"/>
    <w:p w14:paraId="45E7B2D7" w14:textId="77777777" w:rsidR="007E7A96" w:rsidRDefault="007E7A96" w:rsidP="007E7A96">
      <w:pPr>
        <w:rPr>
          <w:ins w:id="146" w:author="Zack.Oyafuso" w:date="2026-01-01T23:20:00Z"/>
        </w:rPr>
      </w:pPr>
      <w:del w:id="147" w:author="Zack.Oyafuso" w:date="2026-01-01T23:36:00Z">
        <w:r w:rsidDel="0002660A">
          <w:rPr>
            <w:noProof/>
          </w:rPr>
          <w:drawing>
            <wp:inline distT="0" distB="0" distL="0" distR="0" wp14:anchorId="1FB49D65" wp14:editId="46A508A7">
              <wp:extent cx="5943600" cy="37820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del>
    </w:p>
    <w:p w14:paraId="0D7EEF73" w14:textId="4855943F" w:rsidR="00136FF5" w:rsidRDefault="0002660A" w:rsidP="007E7A96">
      <w:ins w:id="148" w:author="Zack.Oyafuso" w:date="2026-01-01T23:35:00Z">
        <w:r>
          <w:rPr>
            <w:noProof/>
          </w:rPr>
          <w:lastRenderedPageBreak/>
          <w:drawing>
            <wp:inline distT="0" distB="0" distL="0" distR="0" wp14:anchorId="162516AC" wp14:editId="005B57AB">
              <wp:extent cx="5943600" cy="37820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ins>
    </w:p>
    <w:p w14:paraId="64C4B845" w14:textId="4662BC09" w:rsidR="007E7A96" w:rsidRDefault="007E7A96" w:rsidP="007E7A96">
      <w:pPr>
        <w:pStyle w:val="Heading5"/>
      </w:pPr>
      <w:r w:rsidRPr="005362B1">
        <w:t>Figure 2.2.</w:t>
      </w:r>
      <w:r>
        <w:t>2</w:t>
      </w:r>
      <w:r w:rsidRPr="005362B1">
        <w:t xml:space="preserve">. </w:t>
      </w:r>
      <w:r>
        <w:t xml:space="preserve">GOA subregion bottom trawl survey biomass indices for Pacific cod from the original design-based estimates and the reanalyzed design-based estimates under the </w:t>
      </w:r>
      <w:del w:id="149" w:author="Zack.Oyafuso" w:date="2026-01-03T14:31:00Z">
        <w:r w:rsidDel="00952D91">
          <w:delText xml:space="preserve">restratified </w:delText>
        </w:r>
      </w:del>
      <w:ins w:id="150" w:author="Zack.Oyafuso" w:date="2026-01-03T14:31:00Z">
        <w:r w:rsidR="00952D91">
          <w:t xml:space="preserve">new </w:t>
        </w:r>
      </w:ins>
      <w:r>
        <w:t>survey design.</w:t>
      </w:r>
    </w:p>
    <w:p w14:paraId="69493CFD" w14:textId="77777777" w:rsidR="00923B2C" w:rsidRDefault="00923B2C"/>
    <w:sectPr w:rsidR="00923B2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ete.Hulson" w:date="2025-12-16T13:40:00Z" w:initials="P">
    <w:p w14:paraId="00682BBA" w14:textId="53C61F3E" w:rsidR="00BF697F" w:rsidRDefault="00BF697F">
      <w:pPr>
        <w:pStyle w:val="CommentText"/>
      </w:pPr>
      <w:r>
        <w:rPr>
          <w:rStyle w:val="CommentReference"/>
        </w:rPr>
        <w:annotationRef/>
      </w:r>
      <w:r>
        <w:t>Don’t pay attention to the highlighting – it’s just for me to see which sections need finalizing in the main SAFE doc</w:t>
      </w:r>
    </w:p>
  </w:comment>
  <w:comment w:id="20" w:author="Pete.Hulson" w:date="2025-12-16T13:29:00Z" w:initials="P">
    <w:p w14:paraId="1C630AD0" w14:textId="2621C3F6" w:rsidR="007E7A96" w:rsidRDefault="007E7A96">
      <w:pPr>
        <w:pStyle w:val="CommentText"/>
      </w:pPr>
      <w:r>
        <w:rPr>
          <w:rStyle w:val="CommentReference"/>
        </w:rPr>
        <w:annotationRef/>
      </w:r>
      <w:r>
        <w:t>Make sure this captures</w:t>
      </w:r>
      <w:r w:rsidR="00BF697F">
        <w:t xml:space="preserve"> some of the reasoning for</w:t>
      </w:r>
      <w:r>
        <w:t xml:space="preserve"> the change – but please edit if it’s lacking</w:t>
      </w:r>
    </w:p>
  </w:comment>
  <w:comment w:id="32" w:author="Pete.Hulson" w:date="2025-12-16T13:29:00Z" w:initials="P">
    <w:p w14:paraId="29529EBF" w14:textId="32164BB4" w:rsidR="007E7A96" w:rsidRDefault="007E7A96">
      <w:pPr>
        <w:pStyle w:val="CommentText"/>
      </w:pPr>
      <w:r>
        <w:rPr>
          <w:rStyle w:val="CommentReference"/>
        </w:rPr>
        <w:annotationRef/>
      </w:r>
      <w:r>
        <w:t>Here’s where we’d stick Zacks papers/citations</w:t>
      </w:r>
    </w:p>
  </w:comment>
  <w:comment w:id="49" w:author="Pete.Hulson" w:date="2025-12-16T13:30:00Z" w:initials="P">
    <w:p w14:paraId="1E4C0B0F" w14:textId="734E2CA7" w:rsidR="007E7A96" w:rsidRDefault="007E7A96">
      <w:pPr>
        <w:pStyle w:val="CommentText"/>
      </w:pPr>
      <w:r>
        <w:rPr>
          <w:rStyle w:val="CommentReference"/>
        </w:rPr>
        <w:annotationRef/>
      </w:r>
      <w:r>
        <w:t>If you feel like strata/other data should be mentioned here, please feel free to add it in.</w:t>
      </w:r>
    </w:p>
  </w:comment>
  <w:comment w:id="88" w:author="Pete.Hulson" w:date="2025-12-16T13:32:00Z" w:initials="P">
    <w:p w14:paraId="1913EEE8" w14:textId="22478E12" w:rsidR="007E7A96" w:rsidRDefault="007E7A96">
      <w:pPr>
        <w:pStyle w:val="CommentText"/>
      </w:pPr>
      <w:r>
        <w:rPr>
          <w:rStyle w:val="CommentReference"/>
        </w:rPr>
        <w:annotationRef/>
      </w:r>
      <w:r>
        <w:t>Make sure this captures the weakness of the current approach</w:t>
      </w:r>
      <w:r w:rsidR="00BF697F">
        <w:t xml:space="preserve"> we discussed</w:t>
      </w:r>
    </w:p>
  </w:comment>
  <w:comment w:id="97" w:author="Pete.Hulson" w:date="2025-12-16T13:33:00Z" w:initials="P">
    <w:p w14:paraId="109FDA63" w14:textId="5C940C4F" w:rsidR="007E7A96" w:rsidRDefault="007E7A96">
      <w:pPr>
        <w:pStyle w:val="CommentText"/>
      </w:pPr>
      <w:r>
        <w:rPr>
          <w:rStyle w:val="CommentReference"/>
        </w:rPr>
        <w:annotationRef/>
      </w:r>
      <w:r>
        <w:t xml:space="preserve">I tried to capture your comment here, Stan. Although, </w:t>
      </w:r>
      <w:r w:rsidR="00BF697F">
        <w:t xml:space="preserve">thinking about it a bit more, </w:t>
      </w:r>
      <w:r>
        <w:t>I do wonder if maybe this opens a brand new ‘can of worms’ in that folks will wonder ‘well, if it’s biased-low, should we go back and correct it?’. I’m happy either w</w:t>
      </w:r>
      <w:r w:rsidR="00BF697F">
        <w:t>ith</w:t>
      </w:r>
      <w:r>
        <w:t xml:space="preserve"> refining this sentence, or removing it completely. 1 year out of both time-series being outside the 95% CIs is still pretty good… what do you think?</w:t>
      </w:r>
    </w:p>
  </w:comment>
  <w:comment w:id="100" w:author="Pete.Hulson" w:date="2025-12-16T13:35:00Z" w:initials="P">
    <w:p w14:paraId="3FA0627C" w14:textId="7AC3EB9B" w:rsidR="007E7A96" w:rsidRDefault="007E7A96">
      <w:pPr>
        <w:pStyle w:val="CommentText"/>
      </w:pPr>
      <w:r>
        <w:rPr>
          <w:rStyle w:val="CommentReference"/>
        </w:rPr>
        <w:annotationRef/>
      </w:r>
      <w:r>
        <w:t xml:space="preserve">I know I mentioned that I wasn’t going to show the subregion results, </w:t>
      </w:r>
      <w:proofErr w:type="gramStart"/>
      <w:r>
        <w:t>but,</w:t>
      </w:r>
      <w:proofErr w:type="gramEnd"/>
      <w:r>
        <w:t xml:space="preserve"> in thinking more about it I think these results will help other things I need to deal with in apportionment. And, it just so happened to segue well with the following paragraph…</w:t>
      </w:r>
    </w:p>
  </w:comment>
  <w:comment w:id="124" w:author="Zack.Oyafuso" w:date="2026-01-01T23:59:00Z" w:initials="Z">
    <w:p w14:paraId="4B5D6092" w14:textId="48C758A6" w:rsidR="005A750F" w:rsidRDefault="005A750F">
      <w:pPr>
        <w:pStyle w:val="CommentText"/>
      </w:pPr>
      <w:r>
        <w:rPr>
          <w:rStyle w:val="CommentReference"/>
        </w:rPr>
        <w:annotationRef/>
      </w:r>
      <w:r>
        <w:t xml:space="preserve">I think this section can be </w:t>
      </w:r>
      <w:r w:rsidR="00D42013">
        <w:t>reduced</w:t>
      </w:r>
      <w:r>
        <w:t xml:space="preserve"> given the updated plots</w:t>
      </w:r>
      <w:r w:rsidR="00D42013">
        <w:t>.</w:t>
      </w:r>
    </w:p>
  </w:comment>
  <w:comment w:id="125" w:author="Zack.Oyafuso" w:date="2026-01-02T00:01:00Z" w:initials="Z">
    <w:p w14:paraId="2E9DBE31" w14:textId="53960FDE" w:rsidR="005A750F" w:rsidRDefault="005A750F">
      <w:pPr>
        <w:pStyle w:val="CommentText"/>
      </w:pPr>
      <w:r>
        <w:rPr>
          <w:rStyle w:val="CommentReference"/>
        </w:rPr>
        <w:annotationRef/>
      </w:r>
      <w:r>
        <w:t>I think given the suite of species we’ve recalculated indices for</w:t>
      </w:r>
      <w:r w:rsidR="00F54E1F">
        <w:t xml:space="preserve"> so far</w:t>
      </w:r>
      <w:r>
        <w:t xml:space="preserve">, we can expect that other species will track well between the designs like cod regardless of the patchiness of the distributions. </w:t>
      </w:r>
    </w:p>
  </w:comment>
  <w:comment w:id="126" w:author="Pete.Hulson" w:date="2025-12-16T13:37:00Z" w:initials="P">
    <w:p w14:paraId="4932A307" w14:textId="2B3AF53C" w:rsidR="007E7A96" w:rsidRDefault="007E7A96">
      <w:pPr>
        <w:pStyle w:val="CommentText"/>
      </w:pPr>
      <w:r>
        <w:rPr>
          <w:rStyle w:val="CommentReference"/>
        </w:rPr>
        <w:annotationRef/>
      </w:r>
      <w:r>
        <w:t>Please feel free to add to this para – trying to use this opportunity to avoid doing this for all the other stocks</w:t>
      </w:r>
    </w:p>
  </w:comment>
  <w:comment w:id="132" w:author="Pete.Hulson" w:date="2025-12-16T13:38:00Z" w:initials="P">
    <w:p w14:paraId="0FDEC2C3" w14:textId="1EE49522" w:rsidR="007E7A96" w:rsidRDefault="007E7A96">
      <w:pPr>
        <w:pStyle w:val="CommentText"/>
      </w:pPr>
      <w:r>
        <w:rPr>
          <w:rStyle w:val="CommentReference"/>
        </w:rPr>
        <w:annotationRef/>
      </w:r>
      <w:r>
        <w:t>This is just a place holder to keep the formatting for added citations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682BBA" w15:done="0"/>
  <w15:commentEx w15:paraId="1C630AD0" w15:done="0"/>
  <w15:commentEx w15:paraId="29529EBF" w15:done="0"/>
  <w15:commentEx w15:paraId="1E4C0B0F" w15:done="0"/>
  <w15:commentEx w15:paraId="1913EEE8" w15:done="0"/>
  <w15:commentEx w15:paraId="109FDA63" w15:done="0"/>
  <w15:commentEx w15:paraId="3FA0627C" w15:done="0"/>
  <w15:commentEx w15:paraId="4B5D6092" w15:done="0"/>
  <w15:commentEx w15:paraId="2E9DBE31" w15:done="0"/>
  <w15:commentEx w15:paraId="4932A307" w15:done="0"/>
  <w15:commentEx w15:paraId="0FDEC2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EBDFE5" w16cex:dateUtc="2025-12-16T22:40:00Z"/>
  <w16cex:commentExtensible w16cex:durableId="2CEBDD3B" w16cex:dateUtc="2025-12-16T22:29:00Z"/>
  <w16cex:commentExtensible w16cex:durableId="2CEBDD21" w16cex:dateUtc="2025-12-16T22:29:00Z"/>
  <w16cex:commentExtensible w16cex:durableId="2CEBDD92" w16cex:dateUtc="2025-12-16T22:30:00Z"/>
  <w16cex:commentExtensible w16cex:durableId="2CEBDDD0" w16cex:dateUtc="2025-12-16T22:32:00Z"/>
  <w16cex:commentExtensible w16cex:durableId="2CEBDE24" w16cex:dateUtc="2025-12-16T22:33:00Z"/>
  <w16cex:commentExtensible w16cex:durableId="2CEBDEAE" w16cex:dateUtc="2025-12-16T22:35:00Z"/>
  <w16cex:commentExtensible w16cex:durableId="2D0188C7" w16cex:dateUtc="2026-01-02T07:59:00Z"/>
  <w16cex:commentExtensible w16cex:durableId="2D01894E" w16cex:dateUtc="2026-01-02T08:01:00Z"/>
  <w16cex:commentExtensible w16cex:durableId="2CEBDF16" w16cex:dateUtc="2025-12-16T22:37:00Z"/>
  <w16cex:commentExtensible w16cex:durableId="2CEBDF5B" w16cex:dateUtc="2025-12-16T2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682BBA" w16cid:durableId="2CEBDFE5"/>
  <w16cid:commentId w16cid:paraId="1C630AD0" w16cid:durableId="2CEBDD3B"/>
  <w16cid:commentId w16cid:paraId="29529EBF" w16cid:durableId="2CEBDD21"/>
  <w16cid:commentId w16cid:paraId="1E4C0B0F" w16cid:durableId="2CEBDD92"/>
  <w16cid:commentId w16cid:paraId="1913EEE8" w16cid:durableId="2CEBDDD0"/>
  <w16cid:commentId w16cid:paraId="109FDA63" w16cid:durableId="2CEBDE24"/>
  <w16cid:commentId w16cid:paraId="3FA0627C" w16cid:durableId="2CEBDEAE"/>
  <w16cid:commentId w16cid:paraId="4B5D6092" w16cid:durableId="2D0188C7"/>
  <w16cid:commentId w16cid:paraId="2E9DBE31" w16cid:durableId="2D01894E"/>
  <w16cid:commentId w16cid:paraId="4932A307" w16cid:durableId="2CEBDF16"/>
  <w16cid:commentId w16cid:paraId="0FDEC2C3" w16cid:durableId="2CEBDF5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ete.Hulson">
    <w15:presenceInfo w15:providerId="AD" w15:userId="S-1-5-21-1625102663-4013227018-1311561448-33216"/>
  </w15:person>
  <w15:person w15:author="Zack.Oyafuso">
    <w15:presenceInfo w15:providerId="AD" w15:userId="S-1-5-21-1625102663-4013227018-1311561448-789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A96"/>
    <w:rsid w:val="0002660A"/>
    <w:rsid w:val="00136FF5"/>
    <w:rsid w:val="001A4072"/>
    <w:rsid w:val="00225B94"/>
    <w:rsid w:val="00251327"/>
    <w:rsid w:val="00496219"/>
    <w:rsid w:val="005A750F"/>
    <w:rsid w:val="007C4634"/>
    <w:rsid w:val="007E7A96"/>
    <w:rsid w:val="00923B2C"/>
    <w:rsid w:val="00952D91"/>
    <w:rsid w:val="009F01D0"/>
    <w:rsid w:val="00A07B86"/>
    <w:rsid w:val="00A5270A"/>
    <w:rsid w:val="00B11AA2"/>
    <w:rsid w:val="00BF697F"/>
    <w:rsid w:val="00CC20DA"/>
    <w:rsid w:val="00CF0DAF"/>
    <w:rsid w:val="00D33B2E"/>
    <w:rsid w:val="00D37A62"/>
    <w:rsid w:val="00D42013"/>
    <w:rsid w:val="00E713AE"/>
    <w:rsid w:val="00F54E1F"/>
    <w:rsid w:val="00F67E74"/>
    <w:rsid w:val="00FD5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605D4"/>
  <w15:chartTrackingRefBased/>
  <w15:docId w15:val="{BF837531-D694-4B45-90B3-A653B01AA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E7A96"/>
    <w:pPr>
      <w:spacing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7E7A96"/>
    <w:pPr>
      <w:keepNext/>
      <w:keepLines/>
      <w:spacing w:before="360"/>
      <w:jc w:val="center"/>
      <w:outlineLvl w:val="0"/>
    </w:pPr>
    <w:rPr>
      <w:rFonts w:ascii="Arial" w:eastAsia="Arial" w:hAnsi="Arial" w:cs="Arial"/>
      <w:b/>
      <w:sz w:val="28"/>
      <w:szCs w:val="28"/>
    </w:rPr>
  </w:style>
  <w:style w:type="paragraph" w:styleId="Heading2">
    <w:name w:val="heading 2"/>
    <w:basedOn w:val="Normal"/>
    <w:next w:val="Normal"/>
    <w:link w:val="Heading2Char"/>
    <w:uiPriority w:val="9"/>
    <w:qFormat/>
    <w:rsid w:val="007E7A96"/>
    <w:pPr>
      <w:keepNext/>
      <w:keepLines/>
      <w:spacing w:before="240" w:after="60"/>
      <w:outlineLvl w:val="1"/>
    </w:pPr>
    <w:rPr>
      <w:rFonts w:ascii="Arial" w:eastAsia="Arial" w:hAnsi="Arial" w:cs="Arial"/>
      <w:b/>
      <w:sz w:val="24"/>
      <w:szCs w:val="24"/>
    </w:rPr>
  </w:style>
  <w:style w:type="paragraph" w:styleId="Heading5">
    <w:name w:val="heading 5"/>
    <w:basedOn w:val="Normal"/>
    <w:next w:val="Normal"/>
    <w:link w:val="Heading5Char"/>
    <w:qFormat/>
    <w:rsid w:val="007E7A96"/>
    <w:pPr>
      <w:keepNext/>
      <w:keepLines/>
      <w:tabs>
        <w:tab w:val="left" w:pos="1260"/>
      </w:tabs>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A96"/>
    <w:rPr>
      <w:rFonts w:ascii="Arial" w:eastAsia="Arial" w:hAnsi="Arial" w:cs="Arial"/>
      <w:b/>
      <w:sz w:val="28"/>
      <w:szCs w:val="28"/>
    </w:rPr>
  </w:style>
  <w:style w:type="character" w:customStyle="1" w:styleId="Heading2Char">
    <w:name w:val="Heading 2 Char"/>
    <w:basedOn w:val="DefaultParagraphFont"/>
    <w:link w:val="Heading2"/>
    <w:uiPriority w:val="9"/>
    <w:rsid w:val="007E7A96"/>
    <w:rPr>
      <w:rFonts w:ascii="Arial" w:eastAsia="Arial" w:hAnsi="Arial" w:cs="Arial"/>
      <w:b/>
      <w:sz w:val="24"/>
      <w:szCs w:val="24"/>
    </w:rPr>
  </w:style>
  <w:style w:type="character" w:customStyle="1" w:styleId="Heading5Char">
    <w:name w:val="Heading 5 Char"/>
    <w:basedOn w:val="DefaultParagraphFont"/>
    <w:link w:val="Heading5"/>
    <w:rsid w:val="007E7A96"/>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7E7A96"/>
    <w:rPr>
      <w:sz w:val="16"/>
      <w:szCs w:val="16"/>
    </w:rPr>
  </w:style>
  <w:style w:type="paragraph" w:styleId="CommentText">
    <w:name w:val="annotation text"/>
    <w:basedOn w:val="Normal"/>
    <w:link w:val="CommentTextChar"/>
    <w:uiPriority w:val="99"/>
    <w:semiHidden/>
    <w:unhideWhenUsed/>
    <w:rsid w:val="007E7A96"/>
    <w:rPr>
      <w:sz w:val="20"/>
      <w:szCs w:val="20"/>
    </w:rPr>
  </w:style>
  <w:style w:type="character" w:customStyle="1" w:styleId="CommentTextChar">
    <w:name w:val="Comment Text Char"/>
    <w:basedOn w:val="DefaultParagraphFont"/>
    <w:link w:val="CommentText"/>
    <w:uiPriority w:val="99"/>
    <w:semiHidden/>
    <w:rsid w:val="007E7A9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E7A96"/>
    <w:rPr>
      <w:b/>
      <w:bCs/>
    </w:rPr>
  </w:style>
  <w:style w:type="character" w:customStyle="1" w:styleId="CommentSubjectChar">
    <w:name w:val="Comment Subject Char"/>
    <w:basedOn w:val="CommentTextChar"/>
    <w:link w:val="CommentSubject"/>
    <w:uiPriority w:val="99"/>
    <w:semiHidden/>
    <w:rsid w:val="007E7A96"/>
    <w:rPr>
      <w:rFonts w:ascii="Times New Roman" w:eastAsia="Times New Roman" w:hAnsi="Times New Roman" w:cs="Times New Roman"/>
      <w:b/>
      <w:bCs/>
      <w:sz w:val="20"/>
      <w:szCs w:val="20"/>
    </w:rPr>
  </w:style>
  <w:style w:type="paragraph" w:styleId="Bibliography">
    <w:name w:val="Bibliography"/>
    <w:basedOn w:val="Normal"/>
    <w:next w:val="Normal"/>
    <w:uiPriority w:val="37"/>
    <w:semiHidden/>
    <w:unhideWhenUsed/>
    <w:rsid w:val="00D33B2E"/>
  </w:style>
  <w:style w:type="character" w:styleId="Hyperlink">
    <w:name w:val="Hyperlink"/>
    <w:basedOn w:val="DefaultParagraphFont"/>
    <w:rsid w:val="00D33B2E"/>
    <w:rPr>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5" Type="http://schemas.microsoft.com/office/2011/relationships/commentsExtended" Target="commentsExtended.xml"/><Relationship Id="rId10" Type="http://schemas.openxmlformats.org/officeDocument/2006/relationships/image" Target="media/image3.png"/><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1368</Words>
  <Characters>7800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Pete.Hulson</dc:creator>
  <cp:keywords/>
  <dc:description/>
  <cp:lastModifiedBy>Pete.Hulson</cp:lastModifiedBy>
  <cp:revision>2</cp:revision>
  <dcterms:created xsi:type="dcterms:W3CDTF">2026-01-05T18:48:00Z</dcterms:created>
  <dcterms:modified xsi:type="dcterms:W3CDTF">2026-01-05T18:48:00Z</dcterms:modified>
</cp:coreProperties>
</file>